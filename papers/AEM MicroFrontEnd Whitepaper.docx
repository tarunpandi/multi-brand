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2DC85" w14:textId="77777777" w:rsidR="0014046E" w:rsidRPr="00D53FB8" w:rsidRDefault="0014046E" w:rsidP="0014046E">
      <w:pPr>
        <w:spacing w:before="0"/>
        <w:rPr>
          <w:rFonts w:ascii="Adobe Clean" w:hAnsi="Adobe Clean"/>
        </w:rPr>
      </w:pPr>
      <w:r w:rsidRPr="00D53FB8">
        <w:rPr>
          <w:rFonts w:ascii="Adobe Clean" w:hAnsi="Adobe Clean"/>
          <w:noProof/>
        </w:rPr>
        <mc:AlternateContent>
          <mc:Choice Requires="wpg">
            <w:drawing>
              <wp:anchor distT="0" distB="0" distL="114300" distR="114300" simplePos="0" relativeHeight="251658240" behindDoc="0" locked="0" layoutInCell="1" allowOverlap="1" wp14:anchorId="5465A265" wp14:editId="7A1D2606">
                <wp:simplePos x="0" y="0"/>
                <wp:positionH relativeFrom="column">
                  <wp:posOffset>5588000</wp:posOffset>
                </wp:positionH>
                <wp:positionV relativeFrom="paragraph">
                  <wp:posOffset>-444500</wp:posOffset>
                </wp:positionV>
                <wp:extent cx="527685" cy="721360"/>
                <wp:effectExtent l="0" t="0" r="5715" b="2540"/>
                <wp:wrapNone/>
                <wp:docPr id="3" name="Group 3"/>
                <wp:cNvGraphicFramePr/>
                <a:graphic xmlns:a="http://schemas.openxmlformats.org/drawingml/2006/main">
                  <a:graphicData uri="http://schemas.microsoft.com/office/word/2010/wordprocessingGroup">
                    <wpg:wgp>
                      <wpg:cNvGrpSpPr/>
                      <wpg:grpSpPr>
                        <a:xfrm>
                          <a:off x="0" y="0"/>
                          <a:ext cx="527685" cy="721360"/>
                          <a:chOff x="0" y="0"/>
                          <a:chExt cx="527685" cy="721360"/>
                        </a:xfrm>
                      </wpg:grpSpPr>
                      <wps:wsp>
                        <wps:cNvPr id="8" name="Freeform: Shape 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0" name="Group 10"/>
                        <wpg:cNvGrpSpPr>
                          <a:grpSpLocks/>
                        </wpg:cNvGrpSpPr>
                        <wpg:grpSpPr bwMode="auto">
                          <a:xfrm>
                            <a:off x="0" y="0"/>
                            <a:ext cx="521335" cy="461010"/>
                            <a:chOff x="0" y="0"/>
                            <a:chExt cx="821" cy="726"/>
                          </a:xfrm>
                        </wpg:grpSpPr>
                        <wps:wsp>
                          <wps:cNvPr id="11"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anchor>
            </w:drawing>
          </mc:Choice>
          <mc:Fallback xmlns:arto="http://schemas.microsoft.com/office/word/2006/arto" xmlns:asvg="http://schemas.microsoft.com/office/drawing/2016/SVG/main" xmlns:a16="http://schemas.microsoft.com/office/drawing/2014/main" xmlns:pic="http://schemas.openxmlformats.org/drawingml/2006/picture" xmlns:a14="http://schemas.microsoft.com/office/drawing/2010/main" xmlns:a="http://schemas.openxmlformats.org/drawingml/2006/main" xmlns:w16du="http://schemas.microsoft.com/office/word/2023/wordml/word16du">
            <w:pict>
              <v:group id="Group 3" style="position:absolute;margin-left:440pt;margin-top:-35pt;width:41.55pt;height:56.8pt;z-index:251656192" coordsize="5276,7213" o:spid="_x0000_s1026" w14:anchorId="19660D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">
                <v:shape id="Freeform: Shape 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10"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">
                    <v:path arrowok="t" o:connecttype="custom" o:connectlocs="303,0;0,0;0,726;303,0;603,726;410,268;278,580;419,580;477,726;603,726;820,0;517,0;820,726;820,0" o:connectangles="0,0,0,0,0,0,0,0,0,0,0,0,0,0"/>
                  </v:shape>
                </v:group>
              </v:group>
            </w:pict>
          </mc:Fallback>
        </mc:AlternateContent>
      </w:r>
    </w:p>
    <w:p w14:paraId="3952B8F4" w14:textId="77777777" w:rsidR="0014046E" w:rsidRPr="00D53FB8" w:rsidRDefault="0014046E" w:rsidP="0014046E">
      <w:pPr>
        <w:spacing w:before="0"/>
        <w:rPr>
          <w:rFonts w:ascii="Adobe Clean" w:hAnsi="Adobe Clean"/>
        </w:rPr>
      </w:pPr>
    </w:p>
    <w:p w14:paraId="358E2BED" w14:textId="77777777" w:rsidR="0014046E" w:rsidRPr="00D53FB8" w:rsidRDefault="0014046E" w:rsidP="0014046E">
      <w:pPr>
        <w:spacing w:before="0"/>
        <w:rPr>
          <w:rFonts w:ascii="Adobe Clean" w:hAnsi="Adobe Clean"/>
        </w:rPr>
      </w:pPr>
    </w:p>
    <w:p w14:paraId="2A380149" w14:textId="77777777" w:rsidR="0014046E" w:rsidRPr="00D53FB8" w:rsidRDefault="0014046E" w:rsidP="0014046E">
      <w:pPr>
        <w:spacing w:before="0"/>
        <w:rPr>
          <w:rFonts w:ascii="Adobe Clean" w:hAnsi="Adobe Clean"/>
        </w:rPr>
      </w:pPr>
    </w:p>
    <w:p w14:paraId="41960D5C" w14:textId="77777777" w:rsidR="0014046E" w:rsidRPr="00D53FB8" w:rsidRDefault="0014046E" w:rsidP="0014046E">
      <w:pPr>
        <w:spacing w:before="0"/>
        <w:rPr>
          <w:rFonts w:ascii="Adobe Clean" w:hAnsi="Adobe Clean"/>
        </w:rPr>
      </w:pPr>
    </w:p>
    <w:p w14:paraId="05F43000" w14:textId="37F26C11" w:rsidR="007934FE" w:rsidRPr="00D53FB8" w:rsidRDefault="00B2342C" w:rsidP="00BE6D91">
      <w:pPr>
        <w:pStyle w:val="Subtitle"/>
        <w:jc w:val="center"/>
        <w:rPr>
          <w:rFonts w:eastAsiaTheme="majorEastAsia" w:cstheme="majorBidi"/>
          <w:spacing w:val="-10"/>
          <w:kern w:val="28"/>
          <w:sz w:val="38"/>
          <w:szCs w:val="38"/>
        </w:rPr>
      </w:pPr>
      <w:r w:rsidRPr="00D53FB8">
        <w:rPr>
          <w:rFonts w:eastAsiaTheme="majorEastAsia" w:cstheme="majorBidi"/>
          <w:spacing w:val="-10"/>
          <w:kern w:val="28"/>
          <w:sz w:val="38"/>
          <w:szCs w:val="38"/>
        </w:rPr>
        <w:t>Micro Frontend Architecture with AEM and Microservices</w:t>
      </w:r>
    </w:p>
    <w:p w14:paraId="0BBE6E35" w14:textId="32325CC9" w:rsidR="00E43D09" w:rsidRPr="00D53FB8" w:rsidRDefault="00E43D09" w:rsidP="00BE6D91">
      <w:pPr>
        <w:pStyle w:val="Subtitle"/>
        <w:jc w:val="center"/>
        <w:rPr>
          <w:b w:val="0"/>
          <w:bCs/>
          <w:sz w:val="24"/>
          <w:szCs w:val="24"/>
        </w:rPr>
      </w:pPr>
      <w:r w:rsidRPr="00D53FB8">
        <w:rPr>
          <w:b w:val="0"/>
          <w:bCs/>
          <w:sz w:val="24"/>
          <w:szCs w:val="24"/>
        </w:rPr>
        <w:t xml:space="preserve">AEM and Microservices </w:t>
      </w:r>
      <w:r w:rsidR="00DA149C" w:rsidRPr="00D53FB8">
        <w:rPr>
          <w:b w:val="0"/>
          <w:bCs/>
          <w:sz w:val="24"/>
          <w:szCs w:val="24"/>
        </w:rPr>
        <w:t>T</w:t>
      </w:r>
      <w:r w:rsidR="00AC5DD4" w:rsidRPr="00D53FB8">
        <w:rPr>
          <w:b w:val="0"/>
          <w:bCs/>
          <w:sz w:val="24"/>
          <w:szCs w:val="24"/>
        </w:rPr>
        <w:t xml:space="preserve">hrough Micro-Frontends for </w:t>
      </w:r>
      <w:r w:rsidRPr="00D53FB8">
        <w:rPr>
          <w:b w:val="0"/>
          <w:bCs/>
          <w:sz w:val="24"/>
          <w:szCs w:val="24"/>
        </w:rPr>
        <w:t>Cohesive User Experiences</w:t>
      </w:r>
    </w:p>
    <w:p w14:paraId="7C99C323" w14:textId="77777777" w:rsidR="005F107E" w:rsidRPr="00D53FB8" w:rsidRDefault="005F107E" w:rsidP="005F107E">
      <w:pPr>
        <w:rPr>
          <w:rFonts w:ascii="Adobe Clean" w:hAnsi="Adobe Clean"/>
          <w:sz w:val="24"/>
        </w:rPr>
      </w:pPr>
    </w:p>
    <w:p w14:paraId="353F2A0A" w14:textId="317FF706" w:rsidR="0014046E" w:rsidRPr="00D53FB8" w:rsidRDefault="0014046E" w:rsidP="009A25A3">
      <w:pPr>
        <w:pStyle w:val="Subtitle"/>
        <w:jc w:val="center"/>
        <w:rPr>
          <w:b w:val="0"/>
          <w:bCs/>
          <w:sz w:val="24"/>
          <w:szCs w:val="24"/>
        </w:rPr>
      </w:pPr>
      <w:r w:rsidRPr="00D53FB8">
        <w:rPr>
          <w:b w:val="0"/>
          <w:bCs/>
          <w:sz w:val="24"/>
          <w:szCs w:val="24"/>
        </w:rPr>
        <w:t>Date:</w:t>
      </w:r>
      <w:r w:rsidR="00EA2BE2" w:rsidRPr="00D53FB8">
        <w:rPr>
          <w:b w:val="0"/>
          <w:bCs/>
          <w:sz w:val="24"/>
          <w:szCs w:val="24"/>
        </w:rPr>
        <w:t>0</w:t>
      </w:r>
      <w:r w:rsidR="008412AB">
        <w:rPr>
          <w:b w:val="0"/>
          <w:bCs/>
          <w:sz w:val="24"/>
          <w:szCs w:val="24"/>
        </w:rPr>
        <w:t>8</w:t>
      </w:r>
      <w:r w:rsidR="00EA2BE2" w:rsidRPr="00D53FB8">
        <w:rPr>
          <w:b w:val="0"/>
          <w:bCs/>
          <w:sz w:val="24"/>
          <w:szCs w:val="24"/>
        </w:rPr>
        <w:t>/</w:t>
      </w:r>
      <w:r w:rsidR="008412AB">
        <w:rPr>
          <w:b w:val="0"/>
          <w:bCs/>
          <w:sz w:val="24"/>
          <w:szCs w:val="24"/>
        </w:rPr>
        <w:t>03</w:t>
      </w:r>
      <w:r w:rsidR="00EA2BE2" w:rsidRPr="00D53FB8">
        <w:rPr>
          <w:b w:val="0"/>
          <w:bCs/>
          <w:sz w:val="24"/>
          <w:szCs w:val="24"/>
        </w:rPr>
        <w:t>/202</w:t>
      </w:r>
      <w:r w:rsidR="000046AA" w:rsidRPr="00D53FB8">
        <w:rPr>
          <w:b w:val="0"/>
          <w:bCs/>
          <w:sz w:val="24"/>
          <w:szCs w:val="24"/>
        </w:rPr>
        <w:t>3</w:t>
      </w:r>
    </w:p>
    <w:p w14:paraId="533C87C4" w14:textId="5F14668D" w:rsidR="0014046E" w:rsidRPr="00D53FB8" w:rsidRDefault="0014046E" w:rsidP="009A25A3">
      <w:pPr>
        <w:pStyle w:val="Subtitle"/>
        <w:jc w:val="center"/>
        <w:rPr>
          <w:b w:val="0"/>
          <w:bCs/>
          <w:sz w:val="24"/>
          <w:szCs w:val="24"/>
        </w:rPr>
      </w:pPr>
      <w:r w:rsidRPr="00D53FB8">
        <w:rPr>
          <w:b w:val="0"/>
          <w:bCs/>
          <w:sz w:val="24"/>
          <w:szCs w:val="24"/>
        </w:rPr>
        <w:t>Author</w:t>
      </w:r>
      <w:r w:rsidR="00CD760F" w:rsidRPr="00D53FB8">
        <w:rPr>
          <w:b w:val="0"/>
          <w:bCs/>
          <w:sz w:val="24"/>
          <w:szCs w:val="24"/>
        </w:rPr>
        <w:t>s</w:t>
      </w:r>
      <w:r w:rsidRPr="00D53FB8">
        <w:rPr>
          <w:b w:val="0"/>
          <w:bCs/>
          <w:sz w:val="24"/>
          <w:szCs w:val="24"/>
        </w:rPr>
        <w:t>:</w:t>
      </w:r>
      <w:r w:rsidR="000046AA" w:rsidRPr="00D53FB8">
        <w:rPr>
          <w:b w:val="0"/>
          <w:bCs/>
          <w:sz w:val="24"/>
          <w:szCs w:val="24"/>
        </w:rPr>
        <w:t xml:space="preserve"> </w:t>
      </w:r>
      <w:proofErr w:type="spellStart"/>
      <w:r w:rsidR="004675CF" w:rsidRPr="00D53FB8">
        <w:rPr>
          <w:b w:val="0"/>
          <w:bCs/>
          <w:sz w:val="24"/>
          <w:szCs w:val="24"/>
        </w:rPr>
        <w:t>Kalim</w:t>
      </w:r>
      <w:r w:rsidR="5A67DBBD" w:rsidRPr="00D53FB8">
        <w:rPr>
          <w:b w:val="0"/>
          <w:bCs/>
          <w:sz w:val="24"/>
          <w:szCs w:val="24"/>
        </w:rPr>
        <w:t>u</w:t>
      </w:r>
      <w:r w:rsidR="004675CF" w:rsidRPr="00D53FB8">
        <w:rPr>
          <w:b w:val="0"/>
          <w:bCs/>
          <w:sz w:val="24"/>
          <w:szCs w:val="24"/>
        </w:rPr>
        <w:t>thu</w:t>
      </w:r>
      <w:proofErr w:type="spellEnd"/>
      <w:r w:rsidR="004675CF" w:rsidRPr="00D53FB8">
        <w:rPr>
          <w:b w:val="0"/>
          <w:bCs/>
          <w:sz w:val="24"/>
          <w:szCs w:val="24"/>
        </w:rPr>
        <w:t xml:space="preserve"> </w:t>
      </w:r>
      <w:proofErr w:type="spellStart"/>
      <w:r w:rsidR="004675CF" w:rsidRPr="00D53FB8">
        <w:rPr>
          <w:b w:val="0"/>
          <w:bCs/>
          <w:sz w:val="24"/>
          <w:szCs w:val="24"/>
        </w:rPr>
        <w:t>Aruchamy</w:t>
      </w:r>
      <w:proofErr w:type="spellEnd"/>
      <w:r w:rsidR="004675CF" w:rsidRPr="00D53FB8">
        <w:rPr>
          <w:b w:val="0"/>
          <w:bCs/>
          <w:sz w:val="24"/>
          <w:szCs w:val="24"/>
        </w:rPr>
        <w:t xml:space="preserve">, Bhupesh </w:t>
      </w:r>
      <w:proofErr w:type="spellStart"/>
      <w:r w:rsidR="004675CF" w:rsidRPr="00D53FB8">
        <w:rPr>
          <w:b w:val="0"/>
          <w:bCs/>
          <w:sz w:val="24"/>
          <w:szCs w:val="24"/>
        </w:rPr>
        <w:t>Pipl</w:t>
      </w:r>
      <w:r w:rsidR="2D6E6670" w:rsidRPr="00D53FB8">
        <w:rPr>
          <w:b w:val="0"/>
          <w:bCs/>
          <w:sz w:val="24"/>
          <w:szCs w:val="24"/>
        </w:rPr>
        <w:t>e</w:t>
      </w:r>
      <w:r w:rsidR="004675CF" w:rsidRPr="00D53FB8">
        <w:rPr>
          <w:b w:val="0"/>
          <w:bCs/>
          <w:sz w:val="24"/>
          <w:szCs w:val="24"/>
        </w:rPr>
        <w:t>y</w:t>
      </w:r>
      <w:proofErr w:type="spellEnd"/>
      <w:r w:rsidR="004675CF" w:rsidRPr="00D53FB8">
        <w:rPr>
          <w:b w:val="0"/>
          <w:bCs/>
          <w:sz w:val="24"/>
          <w:szCs w:val="24"/>
        </w:rPr>
        <w:t>, Subash Selvaraj.</w:t>
      </w:r>
    </w:p>
    <w:p w14:paraId="543144A4" w14:textId="77777777" w:rsidR="0014046E" w:rsidRPr="00D53FB8" w:rsidRDefault="0014046E" w:rsidP="0014046E">
      <w:pPr>
        <w:spacing w:before="0"/>
        <w:rPr>
          <w:rFonts w:ascii="Adobe Clean" w:hAnsi="Adobe Clean"/>
        </w:rPr>
      </w:pPr>
      <w:r w:rsidRPr="00D53FB8">
        <w:rPr>
          <w:rFonts w:ascii="Adobe Clean" w:hAnsi="Adobe Clean"/>
        </w:rPr>
        <w:br w:type="page"/>
      </w:r>
    </w:p>
    <w:sdt>
      <w:sdtPr>
        <w:rPr>
          <w:rFonts w:ascii="Adobe Clean" w:eastAsiaTheme="minorHAnsi" w:hAnsi="Adobe Clean" w:cstheme="minorBidi"/>
          <w:b w:val="0"/>
          <w:bCs w:val="0"/>
          <w:color w:val="auto"/>
          <w:sz w:val="22"/>
          <w:szCs w:val="24"/>
          <w:lang w:eastAsia="fr-FR"/>
        </w:rPr>
        <w:id w:val="-17545311"/>
        <w:docPartObj>
          <w:docPartGallery w:val="Table of Contents"/>
          <w:docPartUnique/>
        </w:docPartObj>
      </w:sdtPr>
      <w:sdtEndPr>
        <w:rPr>
          <w:noProof/>
        </w:rPr>
      </w:sdtEndPr>
      <w:sdtContent>
        <w:p w14:paraId="4C53EAA7" w14:textId="77777777" w:rsidR="0014046E" w:rsidRPr="00D53FB8" w:rsidRDefault="0014046E" w:rsidP="0014046E">
          <w:pPr>
            <w:pStyle w:val="TOCHeading"/>
            <w:rPr>
              <w:rFonts w:ascii="Adobe Clean" w:hAnsi="Adobe Clean"/>
            </w:rPr>
          </w:pPr>
          <w:r w:rsidRPr="00D53FB8">
            <w:rPr>
              <w:rFonts w:ascii="Adobe Clean" w:hAnsi="Adobe Clean"/>
            </w:rPr>
            <w:t>Table of contents</w:t>
          </w:r>
        </w:p>
        <w:p w14:paraId="5A71D6C0" w14:textId="2CA3AC45" w:rsidR="000F5B45" w:rsidRPr="00D53FB8" w:rsidRDefault="0014046E">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r w:rsidRPr="00D53FB8">
            <w:rPr>
              <w:rFonts w:ascii="Adobe Clean" w:hAnsi="Adobe Clean"/>
              <w:bCs w:val="0"/>
            </w:rPr>
            <w:fldChar w:fldCharType="begin"/>
          </w:r>
          <w:r w:rsidRPr="00D53FB8">
            <w:rPr>
              <w:rFonts w:ascii="Adobe Clean" w:hAnsi="Adobe Clean"/>
            </w:rPr>
            <w:instrText xml:space="preserve"> TOC \o "1-3" \h \z \u </w:instrText>
          </w:r>
          <w:r w:rsidRPr="00D53FB8">
            <w:rPr>
              <w:rFonts w:ascii="Adobe Clean" w:hAnsi="Adobe Clean"/>
              <w:bCs w:val="0"/>
            </w:rPr>
            <w:fldChar w:fldCharType="separate"/>
          </w:r>
          <w:hyperlink w:anchor="_Toc141784404" w:history="1">
            <w:r w:rsidR="000F5B45" w:rsidRPr="00D53FB8">
              <w:rPr>
                <w:rStyle w:val="Hyperlink"/>
                <w:rFonts w:ascii="Adobe Clean" w:hAnsi="Adobe Clean"/>
                <w:noProof/>
              </w:rPr>
              <w:t>1</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Introduction</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_Toc141784404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4</w:t>
            </w:r>
            <w:r w:rsidR="000F5B45" w:rsidRPr="00D53FB8">
              <w:rPr>
                <w:rFonts w:ascii="Adobe Clean" w:hAnsi="Adobe Clean"/>
                <w:noProof/>
                <w:webHidden/>
              </w:rPr>
              <w:fldChar w:fldCharType="end"/>
            </w:r>
          </w:hyperlink>
        </w:p>
        <w:p w14:paraId="5C486993" w14:textId="66C538D8"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05" w:history="1">
            <w:r w:rsidR="000F5B45" w:rsidRPr="00D53FB8">
              <w:rPr>
                <w:rStyle w:val="Hyperlink"/>
                <w:rFonts w:ascii="Adobe Clean" w:hAnsi="Adobe Clean"/>
                <w:noProof/>
              </w:rPr>
              <w:t>1.1</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Overview of the whitepaper</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_Toc141784405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4</w:t>
            </w:r>
            <w:r w:rsidR="000F5B45" w:rsidRPr="00D53FB8">
              <w:rPr>
                <w:rFonts w:ascii="Adobe Clean" w:hAnsi="Adobe Clean"/>
                <w:noProof/>
                <w:webHidden/>
              </w:rPr>
              <w:fldChar w:fldCharType="end"/>
            </w:r>
          </w:hyperlink>
        </w:p>
        <w:p w14:paraId="610726D5" w14:textId="06EC5A04"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06" w:history="1">
            <w:r w:rsidR="000F5B45" w:rsidRPr="00D53FB8">
              <w:rPr>
                <w:rStyle w:val="Hyperlink"/>
                <w:rFonts w:ascii="Adobe Clean" w:hAnsi="Adobe Clean"/>
                <w:noProof/>
              </w:rPr>
              <w:t>1.2</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Purpose and objectives of the Micro Frontend Architecture</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_Toc141784406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4</w:t>
            </w:r>
            <w:r w:rsidR="000F5B45" w:rsidRPr="00D53FB8">
              <w:rPr>
                <w:rFonts w:ascii="Adobe Clean" w:hAnsi="Adobe Clean"/>
                <w:noProof/>
                <w:webHidden/>
              </w:rPr>
              <w:fldChar w:fldCharType="end"/>
            </w:r>
          </w:hyperlink>
        </w:p>
        <w:p w14:paraId="6A69B1F0" w14:textId="4DFE0B29"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07" w:history="1">
            <w:r w:rsidR="000F5B45" w:rsidRPr="00D53FB8">
              <w:rPr>
                <w:rStyle w:val="Hyperlink"/>
                <w:rFonts w:ascii="Adobe Clean" w:hAnsi="Adobe Clean"/>
                <w:noProof/>
              </w:rPr>
              <w:t>2</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Understanding Micro Frontend Architecture</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_Toc141784407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4</w:t>
            </w:r>
            <w:r w:rsidR="000F5B45" w:rsidRPr="00D53FB8">
              <w:rPr>
                <w:rFonts w:ascii="Adobe Clean" w:hAnsi="Adobe Clean"/>
                <w:noProof/>
                <w:webHidden/>
              </w:rPr>
              <w:fldChar w:fldCharType="end"/>
            </w:r>
          </w:hyperlink>
        </w:p>
        <w:p w14:paraId="73DC27FD" w14:textId="2FF2598F"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08" w:history="1">
            <w:r w:rsidR="000F5B45" w:rsidRPr="00D53FB8">
              <w:rPr>
                <w:rStyle w:val="Hyperlink"/>
                <w:rFonts w:ascii="Adobe Clean" w:hAnsi="Adobe Clean"/>
                <w:noProof/>
              </w:rPr>
              <w:t>2.1</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Definition of Micro Frontends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_Toc141784408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4</w:t>
            </w:r>
            <w:r w:rsidR="000F5B45" w:rsidRPr="00D53FB8">
              <w:rPr>
                <w:rFonts w:ascii="Adobe Clean" w:hAnsi="Adobe Clean"/>
                <w:noProof/>
                <w:webHidden/>
              </w:rPr>
              <w:fldChar w:fldCharType="end"/>
            </w:r>
          </w:hyperlink>
        </w:p>
        <w:p w14:paraId="5FF71303" w14:textId="132F3CCF"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09" w:history="1">
            <w:r w:rsidR="000F5B45" w:rsidRPr="00D53FB8">
              <w:rPr>
                <w:rStyle w:val="Hyperlink"/>
                <w:rFonts w:ascii="Adobe Clean" w:hAnsi="Adobe Clean"/>
                <w:noProof/>
              </w:rPr>
              <w:t>2.2</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Advantages of Micro Frontend Architecture</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_Toc141784409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4</w:t>
            </w:r>
            <w:r w:rsidR="000F5B45" w:rsidRPr="00D53FB8">
              <w:rPr>
                <w:rFonts w:ascii="Adobe Clean" w:hAnsi="Adobe Clean"/>
                <w:noProof/>
                <w:webHidden/>
              </w:rPr>
              <w:fldChar w:fldCharType="end"/>
            </w:r>
          </w:hyperlink>
        </w:p>
        <w:p w14:paraId="24A14EE8" w14:textId="448FDD20"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10" w:history="1">
            <w:r w:rsidR="000F5B45" w:rsidRPr="00D53FB8">
              <w:rPr>
                <w:rStyle w:val="Hyperlink"/>
                <w:rFonts w:ascii="Adobe Clean" w:hAnsi="Adobe Clean"/>
                <w:noProof/>
              </w:rPr>
              <w:t>2.3</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Key principles and components of Micro Frontend Architecture</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_Toc141784410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5</w:t>
            </w:r>
            <w:r w:rsidR="000F5B45" w:rsidRPr="00D53FB8">
              <w:rPr>
                <w:rFonts w:ascii="Adobe Clean" w:hAnsi="Adobe Clean"/>
                <w:noProof/>
                <w:webHidden/>
              </w:rPr>
              <w:fldChar w:fldCharType="end"/>
            </w:r>
          </w:hyperlink>
        </w:p>
        <w:p w14:paraId="5B5CD493" w14:textId="29B77A9A"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11" w:history="1">
            <w:r w:rsidR="000F5B45" w:rsidRPr="00D53FB8">
              <w:rPr>
                <w:rStyle w:val="Hyperlink"/>
                <w:rFonts w:ascii="Adobe Clean" w:hAnsi="Adobe Clean"/>
                <w:noProof/>
              </w:rPr>
              <w:t>2.4</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How Micro Frontends overcome challenges faced by monolithic architectures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_Toc141784411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5</w:t>
            </w:r>
            <w:r w:rsidR="000F5B45" w:rsidRPr="00D53FB8">
              <w:rPr>
                <w:rFonts w:ascii="Adobe Clean" w:hAnsi="Adobe Clean"/>
                <w:noProof/>
                <w:webHidden/>
              </w:rPr>
              <w:fldChar w:fldCharType="end"/>
            </w:r>
          </w:hyperlink>
        </w:p>
        <w:p w14:paraId="1353F162" w14:textId="6CBFE61F"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12" w:history="1">
            <w:r w:rsidR="000F5B45" w:rsidRPr="00D53FB8">
              <w:rPr>
                <w:rStyle w:val="Hyperlink"/>
                <w:rFonts w:ascii="Adobe Clean" w:hAnsi="Adobe Clean"/>
                <w:noProof/>
              </w:rPr>
              <w:t>3</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Leveraging AEM as a Content Provider</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_Toc141784412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6</w:t>
            </w:r>
            <w:r w:rsidR="000F5B45" w:rsidRPr="00D53FB8">
              <w:rPr>
                <w:rFonts w:ascii="Adobe Clean" w:hAnsi="Adobe Clean"/>
                <w:noProof/>
                <w:webHidden/>
              </w:rPr>
              <w:fldChar w:fldCharType="end"/>
            </w:r>
          </w:hyperlink>
        </w:p>
        <w:p w14:paraId="165FF83F" w14:textId="54BDD873"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13" w:history="1">
            <w:r w:rsidR="000F5B45" w:rsidRPr="00D53FB8">
              <w:rPr>
                <w:rStyle w:val="Hyperlink"/>
                <w:rFonts w:ascii="Adobe Clean" w:hAnsi="Adobe Clean"/>
                <w:noProof/>
              </w:rPr>
              <w:t>3.1</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Introduction to Adobe Experience Manager</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_Toc141784413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6</w:t>
            </w:r>
            <w:r w:rsidR="000F5B45" w:rsidRPr="00D53FB8">
              <w:rPr>
                <w:rFonts w:ascii="Adobe Clean" w:hAnsi="Adobe Clean"/>
                <w:noProof/>
                <w:webHidden/>
              </w:rPr>
              <w:fldChar w:fldCharType="end"/>
            </w:r>
          </w:hyperlink>
        </w:p>
        <w:p w14:paraId="7AC352D6" w14:textId="667F6F94"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14" w:history="1">
            <w:r w:rsidR="000F5B45" w:rsidRPr="00D53FB8">
              <w:rPr>
                <w:rStyle w:val="Hyperlink"/>
                <w:rFonts w:ascii="Adobe Clean" w:hAnsi="Adobe Clean"/>
                <w:noProof/>
              </w:rPr>
              <w:t>3.2</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Benefits of using AEM for content management in MF Architecture</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_Toc141784414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6</w:t>
            </w:r>
            <w:r w:rsidR="000F5B45" w:rsidRPr="00D53FB8">
              <w:rPr>
                <w:rFonts w:ascii="Adobe Clean" w:hAnsi="Adobe Clean"/>
                <w:noProof/>
                <w:webHidden/>
              </w:rPr>
              <w:fldChar w:fldCharType="end"/>
            </w:r>
          </w:hyperlink>
        </w:p>
        <w:p w14:paraId="324DE6A9" w14:textId="518DCCD4"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15" w:history="1">
            <w:r w:rsidR="000F5B45" w:rsidRPr="00D53FB8">
              <w:rPr>
                <w:rStyle w:val="Hyperlink"/>
                <w:rFonts w:ascii="Adobe Clean" w:hAnsi="Adobe Clean"/>
                <w:noProof/>
              </w:rPr>
              <w:t>4</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Business Case</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_Toc141784415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6</w:t>
            </w:r>
            <w:r w:rsidR="000F5B45" w:rsidRPr="00D53FB8">
              <w:rPr>
                <w:rFonts w:ascii="Adobe Clean" w:hAnsi="Adobe Clean"/>
                <w:noProof/>
                <w:webHidden/>
              </w:rPr>
              <w:fldChar w:fldCharType="end"/>
            </w:r>
          </w:hyperlink>
        </w:p>
        <w:p w14:paraId="7196B217" w14:textId="3BAD4EF2"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16" w:history="1">
            <w:r w:rsidR="000F5B45" w:rsidRPr="00D53FB8">
              <w:rPr>
                <w:rStyle w:val="Hyperlink"/>
                <w:rFonts w:ascii="Adobe Clean" w:hAnsi="Adobe Clean"/>
                <w:noProof/>
              </w:rPr>
              <w:t>4.1</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Problem Statement</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_Toc141784416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6</w:t>
            </w:r>
            <w:r w:rsidR="000F5B45" w:rsidRPr="00D53FB8">
              <w:rPr>
                <w:rFonts w:ascii="Adobe Clean" w:hAnsi="Adobe Clean"/>
                <w:noProof/>
                <w:webHidden/>
              </w:rPr>
              <w:fldChar w:fldCharType="end"/>
            </w:r>
          </w:hyperlink>
        </w:p>
        <w:p w14:paraId="3D3B0E3F" w14:textId="16D768FC"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17" w:history="1">
            <w:r w:rsidR="000F5B45" w:rsidRPr="00D53FB8">
              <w:rPr>
                <w:rStyle w:val="Hyperlink"/>
                <w:rFonts w:ascii="Adobe Clean" w:hAnsi="Adobe Clean"/>
                <w:noProof/>
              </w:rPr>
              <w:t>4.2</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Proposed Solution</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_Toc141784417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7</w:t>
            </w:r>
            <w:r w:rsidR="000F5B45" w:rsidRPr="00D53FB8">
              <w:rPr>
                <w:rFonts w:ascii="Adobe Clean" w:hAnsi="Adobe Clean"/>
                <w:noProof/>
                <w:webHidden/>
              </w:rPr>
              <w:fldChar w:fldCharType="end"/>
            </w:r>
          </w:hyperlink>
        </w:p>
        <w:p w14:paraId="1D9E6453" w14:textId="048854DA"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18" w:history="1">
            <w:r w:rsidR="000F5B45" w:rsidRPr="00D53FB8">
              <w:rPr>
                <w:rStyle w:val="Hyperlink"/>
                <w:rFonts w:ascii="Adobe Clean" w:hAnsi="Adobe Clean"/>
                <w:noProof/>
              </w:rPr>
              <w:t>4.3</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Benefits of the Proposed Solution</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_Toc141784418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7</w:t>
            </w:r>
            <w:r w:rsidR="000F5B45" w:rsidRPr="00D53FB8">
              <w:rPr>
                <w:rFonts w:ascii="Adobe Clean" w:hAnsi="Adobe Clean"/>
                <w:noProof/>
                <w:webHidden/>
              </w:rPr>
              <w:fldChar w:fldCharType="end"/>
            </w:r>
          </w:hyperlink>
        </w:p>
        <w:p w14:paraId="607B8B08" w14:textId="46858435"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19" w:history="1">
            <w:r w:rsidR="000F5B45" w:rsidRPr="00D53FB8">
              <w:rPr>
                <w:rStyle w:val="Hyperlink"/>
                <w:rFonts w:ascii="Adobe Clean" w:hAnsi="Adobe Clean"/>
                <w:noProof/>
              </w:rPr>
              <w:t>5</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Solution and Architecture</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_Toc141784419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7</w:t>
            </w:r>
            <w:r w:rsidR="000F5B45" w:rsidRPr="00D53FB8">
              <w:rPr>
                <w:rFonts w:ascii="Adobe Clean" w:hAnsi="Adobe Clean"/>
                <w:noProof/>
                <w:webHidden/>
              </w:rPr>
              <w:fldChar w:fldCharType="end"/>
            </w:r>
          </w:hyperlink>
        </w:p>
        <w:p w14:paraId="7E91ABA9" w14:textId="07117516"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0" w:history="1">
            <w:r w:rsidR="000F5B45" w:rsidRPr="00D53FB8">
              <w:rPr>
                <w:rStyle w:val="Hyperlink"/>
                <w:rFonts w:ascii="Adobe Clean" w:hAnsi="Adobe Clean"/>
                <w:noProof/>
              </w:rPr>
              <w:t>5.1</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Design System (Reusable React Components Library)</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_Toc141784420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7</w:t>
            </w:r>
            <w:r w:rsidR="000F5B45" w:rsidRPr="00D53FB8">
              <w:rPr>
                <w:rFonts w:ascii="Adobe Clean" w:hAnsi="Adobe Clean"/>
                <w:noProof/>
                <w:webHidden/>
              </w:rPr>
              <w:fldChar w:fldCharType="end"/>
            </w:r>
          </w:hyperlink>
        </w:p>
        <w:p w14:paraId="357378F7" w14:textId="3A7ADDD8"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1" w:history="1">
            <w:r w:rsidR="000F5B45" w:rsidRPr="00D53FB8">
              <w:rPr>
                <w:rStyle w:val="Hyperlink"/>
                <w:rFonts w:ascii="Adobe Clean" w:hAnsi="Adobe Clean"/>
                <w:noProof/>
              </w:rPr>
              <w:t>5.2</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Micro Frontends (MFs) and Akamai CDN</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_Toc141784421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7</w:t>
            </w:r>
            <w:r w:rsidR="000F5B45" w:rsidRPr="00D53FB8">
              <w:rPr>
                <w:rFonts w:ascii="Adobe Clean" w:hAnsi="Adobe Clean"/>
                <w:noProof/>
                <w:webHidden/>
              </w:rPr>
              <w:fldChar w:fldCharType="end"/>
            </w:r>
          </w:hyperlink>
        </w:p>
        <w:p w14:paraId="29F47E43" w14:textId="02488F9D"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2" w:history="1">
            <w:r w:rsidR="000F5B45" w:rsidRPr="00D53FB8">
              <w:rPr>
                <w:rStyle w:val="Hyperlink"/>
                <w:rFonts w:ascii="Adobe Clean" w:hAnsi="Adobe Clean"/>
                <w:noProof/>
              </w:rPr>
              <w:t>5.3</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AEM's as Container Application</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_Toc141784422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8</w:t>
            </w:r>
            <w:r w:rsidR="000F5B45" w:rsidRPr="00D53FB8">
              <w:rPr>
                <w:rFonts w:ascii="Adobe Clean" w:hAnsi="Adobe Clean"/>
                <w:noProof/>
                <w:webHidden/>
              </w:rPr>
              <w:fldChar w:fldCharType="end"/>
            </w:r>
          </w:hyperlink>
        </w:p>
        <w:p w14:paraId="239CA4B6" w14:textId="74C8FD30"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3" w:history="1">
            <w:r w:rsidR="000F5B45" w:rsidRPr="00D53FB8">
              <w:rPr>
                <w:rStyle w:val="Hyperlink"/>
                <w:rFonts w:ascii="Adobe Clean" w:hAnsi="Adobe Clean"/>
                <w:noProof/>
              </w:rPr>
              <w:t>5.4</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GraphQL Integration for Content Access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_Toc141784423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8</w:t>
            </w:r>
            <w:r w:rsidR="000F5B45" w:rsidRPr="00D53FB8">
              <w:rPr>
                <w:rFonts w:ascii="Adobe Clean" w:hAnsi="Adobe Clean"/>
                <w:noProof/>
                <w:webHidden/>
              </w:rPr>
              <w:fldChar w:fldCharType="end"/>
            </w:r>
          </w:hyperlink>
        </w:p>
        <w:p w14:paraId="4B67A1D3" w14:textId="1D0A1A0C"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4" w:history="1">
            <w:r w:rsidR="000F5B45" w:rsidRPr="00D53FB8">
              <w:rPr>
                <w:rStyle w:val="Hyperlink"/>
                <w:rFonts w:ascii="Adobe Clean" w:hAnsi="Adobe Clean"/>
                <w:noProof/>
              </w:rPr>
              <w:t>5.5</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Microservices for Core Business Data</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_Toc141784424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8</w:t>
            </w:r>
            <w:r w:rsidR="000F5B45" w:rsidRPr="00D53FB8">
              <w:rPr>
                <w:rFonts w:ascii="Adobe Clean" w:hAnsi="Adobe Clean"/>
                <w:noProof/>
                <w:webHidden/>
              </w:rPr>
              <w:fldChar w:fldCharType="end"/>
            </w:r>
          </w:hyperlink>
        </w:p>
        <w:p w14:paraId="61B7EEF9" w14:textId="75C4F785"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5" w:history="1">
            <w:r w:rsidR="000F5B45" w:rsidRPr="00D53FB8">
              <w:rPr>
                <w:rStyle w:val="Hyperlink"/>
                <w:rFonts w:ascii="Adobe Clean" w:hAnsi="Adobe Clean"/>
                <w:noProof/>
              </w:rPr>
              <w:t>5.6</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Sequence Diagram</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_Toc141784425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8</w:t>
            </w:r>
            <w:r w:rsidR="000F5B45" w:rsidRPr="00D53FB8">
              <w:rPr>
                <w:rFonts w:ascii="Adobe Clean" w:hAnsi="Adobe Clean"/>
                <w:noProof/>
                <w:webHidden/>
              </w:rPr>
              <w:fldChar w:fldCharType="end"/>
            </w:r>
          </w:hyperlink>
        </w:p>
        <w:p w14:paraId="68579FB2" w14:textId="26347462"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6" w:history="1">
            <w:r w:rsidR="000F5B45" w:rsidRPr="00D53FB8">
              <w:rPr>
                <w:rStyle w:val="Hyperlink"/>
                <w:rFonts w:ascii="Adobe Clean" w:hAnsi="Adobe Clean"/>
                <w:noProof/>
              </w:rPr>
              <w:t>5.7</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Architectural Benefits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_Toc141784426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9</w:t>
            </w:r>
            <w:r w:rsidR="000F5B45" w:rsidRPr="00D53FB8">
              <w:rPr>
                <w:rFonts w:ascii="Adobe Clean" w:hAnsi="Adobe Clean"/>
                <w:noProof/>
                <w:webHidden/>
              </w:rPr>
              <w:fldChar w:fldCharType="end"/>
            </w:r>
          </w:hyperlink>
        </w:p>
        <w:p w14:paraId="04965652" w14:textId="234E53ED"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27" w:history="1">
            <w:r w:rsidR="000F5B45" w:rsidRPr="00D53FB8">
              <w:rPr>
                <w:rStyle w:val="Hyperlink"/>
                <w:rFonts w:ascii="Adobe Clean" w:hAnsi="Adobe Clean"/>
                <w:noProof/>
              </w:rPr>
              <w:t>6</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Implementation</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_Toc141784427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10</w:t>
            </w:r>
            <w:r w:rsidR="000F5B45" w:rsidRPr="00D53FB8">
              <w:rPr>
                <w:rFonts w:ascii="Adobe Clean" w:hAnsi="Adobe Clean"/>
                <w:noProof/>
                <w:webHidden/>
              </w:rPr>
              <w:fldChar w:fldCharType="end"/>
            </w:r>
          </w:hyperlink>
        </w:p>
        <w:p w14:paraId="167A356C" w14:textId="6766FDF8"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8" w:history="1">
            <w:r w:rsidR="000F5B45" w:rsidRPr="00D53FB8">
              <w:rPr>
                <w:rStyle w:val="Hyperlink"/>
                <w:rFonts w:ascii="Adobe Clean" w:hAnsi="Adobe Clean"/>
                <w:noProof/>
              </w:rPr>
              <w:t>6.1</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AEM Content As a Service Strategy</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_Toc141784428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10</w:t>
            </w:r>
            <w:r w:rsidR="000F5B45" w:rsidRPr="00D53FB8">
              <w:rPr>
                <w:rFonts w:ascii="Adobe Clean" w:hAnsi="Adobe Clean"/>
                <w:noProof/>
                <w:webHidden/>
              </w:rPr>
              <w:fldChar w:fldCharType="end"/>
            </w:r>
          </w:hyperlink>
        </w:p>
        <w:p w14:paraId="69603B76" w14:textId="65B46DD9"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29" w:history="1">
            <w:r w:rsidR="000F5B45" w:rsidRPr="00D53FB8">
              <w:rPr>
                <w:rStyle w:val="Hyperlink"/>
                <w:rFonts w:ascii="Adobe Clean" w:hAnsi="Adobe Clean"/>
                <w:noProof/>
              </w:rPr>
              <w:t>6.2</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Code Repo Setup</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_Toc141784429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10</w:t>
            </w:r>
            <w:r w:rsidR="000F5B45" w:rsidRPr="00D53FB8">
              <w:rPr>
                <w:rFonts w:ascii="Adobe Clean" w:hAnsi="Adobe Clean"/>
                <w:noProof/>
                <w:webHidden/>
              </w:rPr>
              <w:fldChar w:fldCharType="end"/>
            </w:r>
          </w:hyperlink>
        </w:p>
        <w:p w14:paraId="2BD605CB" w14:textId="73A65173"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30" w:history="1">
            <w:r w:rsidR="000F5B45" w:rsidRPr="00D53FB8">
              <w:rPr>
                <w:rStyle w:val="Hyperlink"/>
                <w:rFonts w:ascii="Adobe Clean" w:hAnsi="Adobe Clean"/>
                <w:noProof/>
              </w:rPr>
              <w:t>6.3</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Scope for Optimization</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_Toc141784430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10</w:t>
            </w:r>
            <w:r w:rsidR="000F5B45" w:rsidRPr="00D53FB8">
              <w:rPr>
                <w:rFonts w:ascii="Adobe Clean" w:hAnsi="Adobe Clean"/>
                <w:noProof/>
                <w:webHidden/>
              </w:rPr>
              <w:fldChar w:fldCharType="end"/>
            </w:r>
          </w:hyperlink>
        </w:p>
        <w:p w14:paraId="4CA9141D" w14:textId="1D30C856"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31" w:history="1">
            <w:r w:rsidR="000F5B45" w:rsidRPr="00D53FB8">
              <w:rPr>
                <w:rStyle w:val="Hyperlink"/>
                <w:rFonts w:ascii="Adobe Clean" w:hAnsi="Adobe Clean"/>
                <w:noProof/>
              </w:rPr>
              <w:t>7</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Future Considerations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_Toc141784431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11</w:t>
            </w:r>
            <w:r w:rsidR="000F5B45" w:rsidRPr="00D53FB8">
              <w:rPr>
                <w:rFonts w:ascii="Adobe Clean" w:hAnsi="Adobe Clean"/>
                <w:noProof/>
                <w:webHidden/>
              </w:rPr>
              <w:fldChar w:fldCharType="end"/>
            </w:r>
          </w:hyperlink>
        </w:p>
        <w:p w14:paraId="0D756E6F" w14:textId="55BF60DD"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32" w:history="1">
            <w:r w:rsidR="000F5B45" w:rsidRPr="00D53FB8">
              <w:rPr>
                <w:rStyle w:val="Hyperlink"/>
                <w:rFonts w:ascii="Adobe Clean" w:hAnsi="Adobe Clean"/>
                <w:noProof/>
              </w:rPr>
              <w:t>7.1</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D13D4B">
              <w:rPr>
                <w:rStyle w:val="Hyperlink"/>
                <w:rFonts w:ascii="Adobe Clean" w:hAnsi="Adobe Clean"/>
                <w:noProof/>
              </w:rPr>
              <w:t xml:space="preserve">Micro Frontend </w:t>
            </w:r>
            <w:r w:rsidR="000F5B45" w:rsidRPr="00D53FB8">
              <w:rPr>
                <w:rStyle w:val="Hyperlink"/>
                <w:rFonts w:ascii="Adobe Clean" w:hAnsi="Adobe Clean"/>
                <w:noProof/>
              </w:rPr>
              <w:t>s in Headless AEM</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_Toc141784432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11</w:t>
            </w:r>
            <w:r w:rsidR="000F5B45" w:rsidRPr="00D53FB8">
              <w:rPr>
                <w:rFonts w:ascii="Adobe Clean" w:hAnsi="Adobe Clean"/>
                <w:noProof/>
                <w:webHidden/>
              </w:rPr>
              <w:fldChar w:fldCharType="end"/>
            </w:r>
          </w:hyperlink>
        </w:p>
        <w:p w14:paraId="6D1A6041" w14:textId="1BDD3BAB"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33" w:history="1">
            <w:r w:rsidR="000F5B45" w:rsidRPr="00D53FB8">
              <w:rPr>
                <w:rStyle w:val="Hyperlink"/>
                <w:rFonts w:ascii="Adobe Clean" w:hAnsi="Adobe Clean"/>
                <w:noProof/>
              </w:rPr>
              <w:t>7.2</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AEM GraphQL vs. AEM Content Services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_Toc141784433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12</w:t>
            </w:r>
            <w:r w:rsidR="000F5B45" w:rsidRPr="00D53FB8">
              <w:rPr>
                <w:rFonts w:ascii="Adobe Clean" w:hAnsi="Adobe Clean"/>
                <w:noProof/>
                <w:webHidden/>
              </w:rPr>
              <w:fldChar w:fldCharType="end"/>
            </w:r>
          </w:hyperlink>
        </w:p>
        <w:p w14:paraId="27EB85D7" w14:textId="507A9D5C" w:rsidR="000F5B45" w:rsidRPr="00D53FB8" w:rsidRDefault="00000000">
          <w:pPr>
            <w:pStyle w:val="TOC2"/>
            <w:tabs>
              <w:tab w:val="left" w:pos="720"/>
              <w:tab w:val="right" w:leader="dot" w:pos="9010"/>
            </w:tabs>
            <w:rPr>
              <w:rFonts w:ascii="Adobe Clean" w:eastAsiaTheme="minorEastAsia" w:hAnsi="Adobe Clean"/>
              <w:bCs w:val="0"/>
              <w:noProof/>
              <w:color w:val="auto"/>
              <w:kern w:val="2"/>
              <w:sz w:val="24"/>
              <w:szCs w:val="24"/>
              <w:lang w:val="en-IN" w:eastAsia="en-GB"/>
              <w14:ligatures w14:val="standardContextual"/>
            </w:rPr>
          </w:pPr>
          <w:hyperlink w:anchor="_Toc141784434" w:history="1">
            <w:r w:rsidR="000F5B45" w:rsidRPr="00D53FB8">
              <w:rPr>
                <w:rStyle w:val="Hyperlink"/>
                <w:rFonts w:ascii="Adobe Clean" w:hAnsi="Adobe Clean"/>
                <w:noProof/>
              </w:rPr>
              <w:t>7.3</w:t>
            </w:r>
            <w:r w:rsidR="000F5B45" w:rsidRPr="00D53FB8">
              <w:rPr>
                <w:rFonts w:ascii="Adobe Clean" w:eastAsiaTheme="minorEastAsia" w:hAnsi="Adobe Clean"/>
                <w:bCs w:val="0"/>
                <w:noProof/>
                <w:color w:val="auto"/>
                <w:kern w:val="2"/>
                <w:sz w:val="24"/>
                <w:szCs w:val="24"/>
                <w:lang w:val="en-IN" w:eastAsia="en-GB"/>
                <w14:ligatures w14:val="standardContextual"/>
              </w:rPr>
              <w:tab/>
            </w:r>
            <w:r w:rsidR="000F5B45" w:rsidRPr="00D53FB8">
              <w:rPr>
                <w:rStyle w:val="Hyperlink"/>
                <w:rFonts w:ascii="Adobe Clean" w:hAnsi="Adobe Clean"/>
                <w:noProof/>
              </w:rPr>
              <w:t>BFF</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_Toc141784434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12</w:t>
            </w:r>
            <w:r w:rsidR="000F5B45" w:rsidRPr="00D53FB8">
              <w:rPr>
                <w:rFonts w:ascii="Adobe Clean" w:hAnsi="Adobe Clean"/>
                <w:noProof/>
                <w:webHidden/>
              </w:rPr>
              <w:fldChar w:fldCharType="end"/>
            </w:r>
          </w:hyperlink>
        </w:p>
        <w:p w14:paraId="117A560F" w14:textId="3B8E6629"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35" w:history="1">
            <w:r w:rsidR="000F5B45" w:rsidRPr="00D53FB8">
              <w:rPr>
                <w:rStyle w:val="Hyperlink"/>
                <w:rFonts w:ascii="Adobe Clean" w:hAnsi="Adobe Clean"/>
                <w:noProof/>
              </w:rPr>
              <w:t>8</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Conclusions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_Toc141784435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13</w:t>
            </w:r>
            <w:r w:rsidR="000F5B45" w:rsidRPr="00D53FB8">
              <w:rPr>
                <w:rFonts w:ascii="Adobe Clean" w:hAnsi="Adobe Clean"/>
                <w:noProof/>
                <w:webHidden/>
              </w:rPr>
              <w:fldChar w:fldCharType="end"/>
            </w:r>
          </w:hyperlink>
        </w:p>
        <w:p w14:paraId="1D4445D5" w14:textId="4B7353CD" w:rsidR="000F5B45" w:rsidRPr="00D53FB8" w:rsidRDefault="00000000">
          <w:pPr>
            <w:pStyle w:val="TOC1"/>
            <w:tabs>
              <w:tab w:val="left" w:pos="440"/>
              <w:tab w:val="right" w:leader="dot" w:pos="9010"/>
            </w:tabs>
            <w:rPr>
              <w:rFonts w:ascii="Adobe Clean" w:eastAsiaTheme="minorEastAsia" w:hAnsi="Adobe Clean"/>
              <w:bCs w:val="0"/>
              <w:iCs w:val="0"/>
              <w:noProof/>
              <w:color w:val="auto"/>
              <w:kern w:val="2"/>
              <w:lang w:val="en-IN" w:eastAsia="en-GB"/>
              <w14:ligatures w14:val="standardContextual"/>
            </w:rPr>
          </w:pPr>
          <w:hyperlink w:anchor="_Toc141784436" w:history="1">
            <w:r w:rsidR="000F5B45" w:rsidRPr="00D53FB8">
              <w:rPr>
                <w:rStyle w:val="Hyperlink"/>
                <w:rFonts w:ascii="Adobe Clean" w:hAnsi="Adobe Clean"/>
                <w:noProof/>
              </w:rPr>
              <w:t>9</w:t>
            </w:r>
            <w:r w:rsidR="000F5B45" w:rsidRPr="00D53FB8">
              <w:rPr>
                <w:rFonts w:ascii="Adobe Clean" w:eastAsiaTheme="minorEastAsia" w:hAnsi="Adobe Clean"/>
                <w:bCs w:val="0"/>
                <w:iCs w:val="0"/>
                <w:noProof/>
                <w:color w:val="auto"/>
                <w:kern w:val="2"/>
                <w:lang w:val="en-IN" w:eastAsia="en-GB"/>
                <w14:ligatures w14:val="standardContextual"/>
              </w:rPr>
              <w:tab/>
            </w:r>
            <w:r w:rsidR="000F5B45" w:rsidRPr="00D53FB8">
              <w:rPr>
                <w:rStyle w:val="Hyperlink"/>
                <w:rFonts w:ascii="Adobe Clean" w:hAnsi="Adobe Clean"/>
                <w:noProof/>
              </w:rPr>
              <w:t>Resources</w:t>
            </w:r>
            <w:r w:rsidR="000F5B45" w:rsidRPr="00D53FB8">
              <w:rPr>
                <w:rFonts w:ascii="Adobe Clean" w:hAnsi="Adobe Clean"/>
                <w:noProof/>
                <w:webHidden/>
              </w:rPr>
              <w:tab/>
            </w:r>
            <w:r w:rsidR="000F5B45" w:rsidRPr="00D53FB8">
              <w:rPr>
                <w:rFonts w:ascii="Adobe Clean" w:hAnsi="Adobe Clean"/>
                <w:noProof/>
                <w:webHidden/>
              </w:rPr>
              <w:fldChar w:fldCharType="begin"/>
            </w:r>
            <w:r w:rsidR="000F5B45" w:rsidRPr="00D53FB8">
              <w:rPr>
                <w:rFonts w:ascii="Adobe Clean" w:hAnsi="Adobe Clean"/>
                <w:noProof/>
                <w:webHidden/>
              </w:rPr>
              <w:instrText xml:space="preserve"> PAGEREF _Toc141784436 \h </w:instrText>
            </w:r>
            <w:r w:rsidR="000F5B45" w:rsidRPr="00D53FB8">
              <w:rPr>
                <w:rFonts w:ascii="Adobe Clean" w:hAnsi="Adobe Clean"/>
                <w:noProof/>
                <w:webHidden/>
              </w:rPr>
            </w:r>
            <w:r w:rsidR="000F5B45" w:rsidRPr="00D53FB8">
              <w:rPr>
                <w:rFonts w:ascii="Adobe Clean" w:hAnsi="Adobe Clean"/>
                <w:noProof/>
                <w:webHidden/>
              </w:rPr>
              <w:fldChar w:fldCharType="separate"/>
            </w:r>
            <w:r w:rsidR="000F5B45" w:rsidRPr="00D53FB8">
              <w:rPr>
                <w:rFonts w:ascii="Adobe Clean" w:hAnsi="Adobe Clean"/>
                <w:noProof/>
                <w:webHidden/>
              </w:rPr>
              <w:t>14</w:t>
            </w:r>
            <w:r w:rsidR="000F5B45" w:rsidRPr="00D53FB8">
              <w:rPr>
                <w:rFonts w:ascii="Adobe Clean" w:hAnsi="Adobe Clean"/>
                <w:noProof/>
                <w:webHidden/>
              </w:rPr>
              <w:fldChar w:fldCharType="end"/>
            </w:r>
          </w:hyperlink>
        </w:p>
        <w:p w14:paraId="5FBE896F" w14:textId="77777777" w:rsidR="0014046E" w:rsidRPr="00D53FB8" w:rsidRDefault="0014046E" w:rsidP="000F5B45">
          <w:pPr>
            <w:rPr>
              <w:rFonts w:ascii="Adobe Clean" w:hAnsi="Adobe Clean"/>
            </w:rPr>
          </w:pPr>
          <w:r w:rsidRPr="00D53FB8">
            <w:rPr>
              <w:rFonts w:ascii="Adobe Clean" w:hAnsi="Adobe Clean"/>
              <w:b/>
              <w:bCs/>
              <w:noProof/>
            </w:rPr>
            <w:lastRenderedPageBreak/>
            <w:fldChar w:fldCharType="end"/>
          </w:r>
        </w:p>
      </w:sdtContent>
    </w:sdt>
    <w:p w14:paraId="7013F0CD" w14:textId="034D88BA" w:rsidR="0014046E" w:rsidRPr="00D53FB8" w:rsidRDefault="0014046E" w:rsidP="000F5B45">
      <w:pPr>
        <w:rPr>
          <w:rFonts w:ascii="Adobe Clean" w:hAnsi="Adobe Clean"/>
        </w:rPr>
      </w:pPr>
    </w:p>
    <w:p w14:paraId="5EF2EC7D" w14:textId="48F8538E" w:rsidR="005A4A1A" w:rsidRPr="00D53FB8" w:rsidRDefault="0014046E" w:rsidP="005A4A1A">
      <w:pPr>
        <w:pStyle w:val="Heading1"/>
        <w:ind w:left="450" w:hanging="450"/>
        <w:rPr>
          <w:rFonts w:ascii="Adobe Clean" w:hAnsi="Adobe Clean"/>
        </w:rPr>
      </w:pPr>
      <w:bookmarkStart w:id="0" w:name="_Toc15577027"/>
      <w:bookmarkStart w:id="1" w:name="_Toc141784404"/>
      <w:bookmarkStart w:id="2" w:name="_Toc384132246"/>
      <w:bookmarkStart w:id="3" w:name="_Toc384132157"/>
      <w:bookmarkStart w:id="4" w:name="_Toc384132018"/>
      <w:bookmarkStart w:id="5" w:name="_Toc384131574"/>
      <w:bookmarkStart w:id="6" w:name="_Toc367808078"/>
      <w:r w:rsidRPr="00D53FB8">
        <w:rPr>
          <w:rFonts w:ascii="Adobe Clean" w:hAnsi="Adobe Clean"/>
        </w:rPr>
        <w:t>Introduction</w:t>
      </w:r>
      <w:bookmarkEnd w:id="0"/>
      <w:bookmarkEnd w:id="1"/>
    </w:p>
    <w:p w14:paraId="16D13671" w14:textId="169F26E7" w:rsidR="005A4A1A" w:rsidRPr="00D53FB8" w:rsidRDefault="005A4A1A" w:rsidP="005A4A1A">
      <w:pPr>
        <w:pStyle w:val="Heading2"/>
      </w:pPr>
      <w:bookmarkStart w:id="7" w:name="_Toc141784405"/>
      <w:r w:rsidRPr="00D53FB8">
        <w:t>Overview of the whitepaper</w:t>
      </w:r>
      <w:bookmarkEnd w:id="7"/>
    </w:p>
    <w:p w14:paraId="74F7884C" w14:textId="416AFE48" w:rsidR="49121F9A" w:rsidRPr="00D53FB8" w:rsidRDefault="004506C8" w:rsidP="009920CA">
      <w:pPr>
        <w:spacing w:after="160" w:line="257" w:lineRule="auto"/>
        <w:rPr>
          <w:rFonts w:ascii="Adobe Clean SemiLight" w:hAnsi="Adobe Clean SemiLight"/>
        </w:rPr>
      </w:pPr>
      <w:r w:rsidRPr="00D53FB8">
        <w:rPr>
          <w:rFonts w:ascii="Adobe Clean SemiLight" w:hAnsi="Adobe Clean SemiLight"/>
        </w:rPr>
        <w:t xml:space="preserve">This whitepaper aims to outline the implementation of a Micro Frontend Architecture </w:t>
      </w:r>
      <w:r w:rsidR="00C35EB9" w:rsidRPr="00D53FB8">
        <w:rPr>
          <w:rFonts w:ascii="Adobe Clean SemiLight" w:hAnsi="Adobe Clean SemiLight"/>
        </w:rPr>
        <w:t>by</w:t>
      </w:r>
      <w:r w:rsidRPr="00D53FB8">
        <w:rPr>
          <w:rFonts w:ascii="Adobe Clean SemiLight" w:hAnsi="Adobe Clean SemiLight"/>
        </w:rPr>
        <w:t xml:space="preserve"> combining Adobe Experience Manager (AEM) as a content provider and </w:t>
      </w:r>
      <w:r w:rsidR="00036913" w:rsidRPr="00D53FB8">
        <w:rPr>
          <w:rFonts w:ascii="Adobe Clean SemiLight" w:hAnsi="Adobe Clean SemiLight"/>
        </w:rPr>
        <w:t xml:space="preserve">External </w:t>
      </w:r>
      <w:r w:rsidRPr="00D53FB8">
        <w:rPr>
          <w:rFonts w:ascii="Adobe Clean SemiLight" w:hAnsi="Adobe Clean SemiLight"/>
        </w:rPr>
        <w:t>Microservices for business data. By adopting this modern architectural approach,</w:t>
      </w:r>
      <w:r w:rsidR="0003702A" w:rsidRPr="00D53FB8">
        <w:rPr>
          <w:rFonts w:ascii="Adobe Clean SemiLight" w:hAnsi="Adobe Clean SemiLight"/>
        </w:rPr>
        <w:t xml:space="preserve"> content, </w:t>
      </w:r>
      <w:r w:rsidR="00CD720F" w:rsidRPr="00D53FB8">
        <w:rPr>
          <w:rFonts w:ascii="Adobe Clean SemiLight" w:hAnsi="Adobe Clean SemiLight"/>
        </w:rPr>
        <w:t>functionality,</w:t>
      </w:r>
      <w:r w:rsidR="00B77992" w:rsidRPr="00D53FB8">
        <w:rPr>
          <w:rFonts w:ascii="Adobe Clean SemiLight" w:hAnsi="Adobe Clean SemiLight"/>
        </w:rPr>
        <w:t xml:space="preserve"> and business data are decoupled</w:t>
      </w:r>
      <w:r w:rsidR="00CD720F" w:rsidRPr="00D53FB8">
        <w:rPr>
          <w:rFonts w:ascii="Adobe Clean SemiLight" w:hAnsi="Adobe Clean SemiLight"/>
        </w:rPr>
        <w:t xml:space="preserve"> from each other</w:t>
      </w:r>
      <w:r w:rsidRPr="00D53FB8">
        <w:rPr>
          <w:rFonts w:ascii="Adobe Clean SemiLight" w:hAnsi="Adobe Clean SemiLight"/>
        </w:rPr>
        <w:t>.</w:t>
      </w:r>
      <w:r w:rsidR="00CD720F" w:rsidRPr="00D53FB8">
        <w:rPr>
          <w:rFonts w:ascii="Adobe Clean SemiLight" w:hAnsi="Adobe Clean SemiLight"/>
        </w:rPr>
        <w:t xml:space="preserve"> </w:t>
      </w:r>
      <w:r w:rsidR="009920CA" w:rsidRPr="00D53FB8">
        <w:rPr>
          <w:rFonts w:ascii="Adobe Clean SemiLight" w:hAnsi="Adobe Clean SemiLight"/>
        </w:rPr>
        <w:t>Reusability and maintainability are enhanced.</w:t>
      </w:r>
    </w:p>
    <w:p w14:paraId="3DC07B00" w14:textId="1ECCE2F9" w:rsidR="00C2492A" w:rsidRPr="00D53FB8" w:rsidRDefault="00C2492A" w:rsidP="00C2492A">
      <w:pPr>
        <w:pStyle w:val="Heading2"/>
      </w:pPr>
      <w:bookmarkStart w:id="8" w:name="_Toc141784406"/>
      <w:r w:rsidRPr="00D53FB8">
        <w:t>Purpose and objectives of the Micro Frontend Architecture</w:t>
      </w:r>
      <w:bookmarkEnd w:id="8"/>
    </w:p>
    <w:p w14:paraId="0CA259F3" w14:textId="3A08F8F9" w:rsidR="00C33FC0" w:rsidRPr="00D53FB8" w:rsidRDefault="009156F3" w:rsidP="009920CA">
      <w:pPr>
        <w:spacing w:after="160" w:line="257" w:lineRule="auto"/>
        <w:rPr>
          <w:rFonts w:ascii="Adobe Clean SemiLight" w:hAnsi="Adobe Clean SemiLight"/>
        </w:rPr>
      </w:pPr>
      <w:r w:rsidRPr="00D53FB8">
        <w:rPr>
          <w:rFonts w:ascii="Adobe Clean SemiLight" w:hAnsi="Adobe Clean SemiLight"/>
        </w:rPr>
        <w:t>The primary purpose of implementing a Micro Frontend Architecture is to create a modular, flexible, and scalable application that allows independent development and deployment of frontend components. The objectives include reducing development time, improving user experience through personalized content, and streamlining the management of content and business data</w:t>
      </w:r>
      <w:r w:rsidR="00134E83" w:rsidRPr="00D53FB8">
        <w:rPr>
          <w:rFonts w:ascii="Adobe Clean SemiLight" w:hAnsi="Adobe Clean SemiLight"/>
        </w:rPr>
        <w:t>.</w:t>
      </w:r>
    </w:p>
    <w:p w14:paraId="3ED282F1" w14:textId="22730C5F" w:rsidR="00E37DA7" w:rsidRPr="00D53FB8" w:rsidRDefault="00751EC8" w:rsidP="0014046E">
      <w:pPr>
        <w:pStyle w:val="Heading1"/>
        <w:rPr>
          <w:rFonts w:ascii="Adobe Clean" w:hAnsi="Adobe Clean"/>
        </w:rPr>
      </w:pPr>
      <w:bookmarkStart w:id="9" w:name="_Toc141784407"/>
      <w:bookmarkStart w:id="10" w:name="_Toc523726975"/>
      <w:bookmarkStart w:id="11" w:name="_Toc523734709"/>
      <w:bookmarkEnd w:id="2"/>
      <w:bookmarkEnd w:id="3"/>
      <w:bookmarkEnd w:id="4"/>
      <w:bookmarkEnd w:id="5"/>
      <w:bookmarkEnd w:id="6"/>
      <w:r w:rsidRPr="00D53FB8">
        <w:rPr>
          <w:rFonts w:ascii="Adobe Clean" w:hAnsi="Adobe Clean"/>
        </w:rPr>
        <w:t>Understanding Micro Frontend Architecture</w:t>
      </w:r>
      <w:bookmarkEnd w:id="9"/>
    </w:p>
    <w:p w14:paraId="4E1BAAB5" w14:textId="14A6159B" w:rsidR="00751EC8" w:rsidRPr="00D53FB8" w:rsidRDefault="005246DF" w:rsidP="00751EC8">
      <w:pPr>
        <w:pStyle w:val="Heading2"/>
      </w:pPr>
      <w:bookmarkStart w:id="12" w:name="_Toc141784408"/>
      <w:r w:rsidRPr="00D53FB8">
        <w:t>Definition of Micro Frontends</w:t>
      </w:r>
      <w:bookmarkEnd w:id="12"/>
    </w:p>
    <w:p w14:paraId="1670C350" w14:textId="5563AAB4" w:rsidR="00751EC8" w:rsidRPr="006566DA" w:rsidRDefault="004903B1" w:rsidP="00751EC8">
      <w:pPr>
        <w:spacing w:after="160" w:line="257" w:lineRule="auto"/>
        <w:rPr>
          <w:rFonts w:ascii="Adobe Clean SemiLight" w:hAnsi="Adobe Clean SemiLight"/>
        </w:rPr>
      </w:pPr>
      <w:r w:rsidRPr="006566DA">
        <w:rPr>
          <w:rFonts w:ascii="Adobe Clean SemiLight" w:hAnsi="Adobe Clean SemiLight"/>
        </w:rPr>
        <w:t>Micro Frontends is an architectural approach that involves breaking down a monolithic frontend into smaller, independently deployable units, each responsible for a specific part of the user interface. These units work together to create a seamless user experience, allowing teams to work autonomously and adopt different technologies when necessary.</w:t>
      </w:r>
    </w:p>
    <w:p w14:paraId="3AD5F2B1" w14:textId="60A0605A" w:rsidR="004903B1" w:rsidRPr="00D53FB8" w:rsidRDefault="00DD7529" w:rsidP="004903B1">
      <w:pPr>
        <w:pStyle w:val="Heading2"/>
      </w:pPr>
      <w:bookmarkStart w:id="13" w:name="_Toc141784409"/>
      <w:r w:rsidRPr="00D53FB8">
        <w:t>Advantages of Micro Frontend Architecture</w:t>
      </w:r>
      <w:bookmarkEnd w:id="13"/>
    </w:p>
    <w:p w14:paraId="6B7A342C" w14:textId="37C0C343" w:rsidR="00624642" w:rsidRPr="006566DA" w:rsidRDefault="00624642" w:rsidP="00624642">
      <w:pPr>
        <w:pStyle w:val="ListParagraph"/>
        <w:numPr>
          <w:ilvl w:val="0"/>
          <w:numId w:val="16"/>
        </w:numPr>
        <w:spacing w:after="160" w:line="257" w:lineRule="auto"/>
        <w:rPr>
          <w:rFonts w:ascii="Adobe Clean SemiLight" w:hAnsi="Adobe Clean SemiLight"/>
        </w:rPr>
      </w:pPr>
      <w:r w:rsidRPr="006566DA">
        <w:rPr>
          <w:rFonts w:ascii="Adobe Clean SemiLight" w:hAnsi="Adobe Clean SemiLight"/>
        </w:rPr>
        <w:t>Scalability: Microservices allow independent scaling of individual services, optimizing resource allocation based on demand, ensuring efficient utilization of hardware and cloud infrastructure.</w:t>
      </w:r>
    </w:p>
    <w:p w14:paraId="678D536C" w14:textId="77777777" w:rsidR="00624642" w:rsidRPr="006566DA" w:rsidRDefault="00624642" w:rsidP="00624642">
      <w:pPr>
        <w:pStyle w:val="ListParagraph"/>
        <w:spacing w:after="160" w:line="257" w:lineRule="auto"/>
        <w:rPr>
          <w:rFonts w:ascii="Adobe Clean SemiLight" w:hAnsi="Adobe Clean SemiLight"/>
        </w:rPr>
      </w:pPr>
    </w:p>
    <w:p w14:paraId="63BC89B2" w14:textId="1867D92A" w:rsidR="00624642" w:rsidRPr="006566DA" w:rsidRDefault="00624642" w:rsidP="00624642">
      <w:pPr>
        <w:pStyle w:val="ListParagraph"/>
        <w:numPr>
          <w:ilvl w:val="0"/>
          <w:numId w:val="16"/>
        </w:numPr>
        <w:spacing w:after="160" w:line="257" w:lineRule="auto"/>
        <w:rPr>
          <w:rFonts w:ascii="Adobe Clean SemiLight" w:hAnsi="Adobe Clean SemiLight"/>
        </w:rPr>
      </w:pPr>
      <w:r w:rsidRPr="006566DA">
        <w:rPr>
          <w:rFonts w:ascii="Adobe Clean SemiLight" w:hAnsi="Adobe Clean SemiLight"/>
        </w:rPr>
        <w:t xml:space="preserve">Flexibility: </w:t>
      </w:r>
      <w:r w:rsidR="005D5C38" w:rsidRPr="006566DA">
        <w:rPr>
          <w:rFonts w:ascii="Adobe Clean SemiLight" w:hAnsi="Adobe Clean SemiLight"/>
        </w:rPr>
        <w:t xml:space="preserve">Micro </w:t>
      </w:r>
      <w:r w:rsidR="005D5C38">
        <w:rPr>
          <w:rFonts w:ascii="Adobe Clean SemiLight" w:hAnsi="Adobe Clean SemiLight"/>
        </w:rPr>
        <w:t>F</w:t>
      </w:r>
      <w:r w:rsidR="005D5C38" w:rsidRPr="006566DA">
        <w:rPr>
          <w:rFonts w:ascii="Adobe Clean SemiLight" w:hAnsi="Adobe Clean SemiLight"/>
        </w:rPr>
        <w:t>rontend</w:t>
      </w:r>
      <w:r w:rsidRPr="006566DA">
        <w:rPr>
          <w:rFonts w:ascii="Adobe Clean SemiLight" w:hAnsi="Adobe Clean SemiLight"/>
        </w:rPr>
        <w:t xml:space="preserve"> architecture empowers teams to work independently, enabling faster iterations and deployments without affecting the entire application.</w:t>
      </w:r>
    </w:p>
    <w:p w14:paraId="52FB6E1E" w14:textId="77777777" w:rsidR="00624642" w:rsidRPr="006566DA" w:rsidRDefault="00624642" w:rsidP="00624642">
      <w:pPr>
        <w:pStyle w:val="ListParagraph"/>
        <w:spacing w:after="160" w:line="257" w:lineRule="auto"/>
        <w:rPr>
          <w:rFonts w:ascii="Adobe Clean SemiLight" w:hAnsi="Adobe Clean SemiLight"/>
        </w:rPr>
      </w:pPr>
    </w:p>
    <w:p w14:paraId="12BC69CA" w14:textId="2C3DC827" w:rsidR="00624642" w:rsidRPr="006566DA" w:rsidRDefault="00624642" w:rsidP="00624642">
      <w:pPr>
        <w:pStyle w:val="ListParagraph"/>
        <w:numPr>
          <w:ilvl w:val="0"/>
          <w:numId w:val="16"/>
        </w:numPr>
        <w:spacing w:after="160" w:line="257" w:lineRule="auto"/>
        <w:rPr>
          <w:rFonts w:ascii="Adobe Clean SemiLight" w:hAnsi="Adobe Clean SemiLight"/>
        </w:rPr>
      </w:pPr>
      <w:r w:rsidRPr="006566DA">
        <w:rPr>
          <w:rFonts w:ascii="Adobe Clean SemiLight" w:hAnsi="Adobe Clean SemiLight"/>
        </w:rPr>
        <w:t xml:space="preserve">Personalization: AEM's content management capabilities combined with </w:t>
      </w:r>
      <w:r w:rsidR="00D13D4B">
        <w:rPr>
          <w:rFonts w:ascii="Adobe Clean SemiLight" w:hAnsi="Adobe Clean SemiLight"/>
        </w:rPr>
        <w:t xml:space="preserve">Micro Frontend </w:t>
      </w:r>
      <w:r w:rsidRPr="006566DA">
        <w:rPr>
          <w:rFonts w:ascii="Adobe Clean SemiLight" w:hAnsi="Adobe Clean SemiLight"/>
        </w:rPr>
        <w:t>s allow for personalized user experiences, tailoring content and features to individual users.</w:t>
      </w:r>
    </w:p>
    <w:p w14:paraId="61332BA5" w14:textId="77777777" w:rsidR="00624642" w:rsidRPr="006566DA" w:rsidRDefault="00624642" w:rsidP="00624642">
      <w:pPr>
        <w:pStyle w:val="ListParagraph"/>
        <w:spacing w:after="160" w:line="257" w:lineRule="auto"/>
        <w:rPr>
          <w:rFonts w:ascii="Adobe Clean SemiLight" w:hAnsi="Adobe Clean SemiLight"/>
        </w:rPr>
      </w:pPr>
    </w:p>
    <w:p w14:paraId="031E3ACD" w14:textId="77777777" w:rsidR="00624642" w:rsidRPr="006566DA" w:rsidRDefault="00624642" w:rsidP="00624642">
      <w:pPr>
        <w:pStyle w:val="ListParagraph"/>
        <w:numPr>
          <w:ilvl w:val="0"/>
          <w:numId w:val="16"/>
        </w:numPr>
        <w:spacing w:after="160" w:line="257" w:lineRule="auto"/>
        <w:rPr>
          <w:rFonts w:ascii="Adobe Clean SemiLight" w:hAnsi="Adobe Clean SemiLight"/>
        </w:rPr>
      </w:pPr>
      <w:r w:rsidRPr="006566DA">
        <w:rPr>
          <w:rFonts w:ascii="Adobe Clean SemiLight" w:hAnsi="Adobe Clean SemiLight"/>
        </w:rPr>
        <w:t>Faster Development: Microservices enable parallel development, reducing dependencies and bottlenecks, leading to faster time-to-market for new features and updates.</w:t>
      </w:r>
    </w:p>
    <w:p w14:paraId="39C2867E" w14:textId="77777777" w:rsidR="00624642" w:rsidRPr="006566DA" w:rsidRDefault="00624642" w:rsidP="00624642">
      <w:pPr>
        <w:pStyle w:val="ListParagraph"/>
        <w:spacing w:after="160" w:line="257" w:lineRule="auto"/>
        <w:rPr>
          <w:rFonts w:ascii="Adobe Clean SemiLight" w:hAnsi="Adobe Clean SemiLight"/>
        </w:rPr>
      </w:pPr>
    </w:p>
    <w:p w14:paraId="76AE5635" w14:textId="437469B1" w:rsidR="00624642" w:rsidRPr="006566DA" w:rsidRDefault="00624642" w:rsidP="00624642">
      <w:pPr>
        <w:pStyle w:val="ListParagraph"/>
        <w:numPr>
          <w:ilvl w:val="0"/>
          <w:numId w:val="16"/>
        </w:numPr>
        <w:spacing w:after="160" w:line="257" w:lineRule="auto"/>
        <w:rPr>
          <w:rFonts w:ascii="Adobe Clean SemiLight" w:hAnsi="Adobe Clean SemiLight"/>
        </w:rPr>
      </w:pPr>
      <w:r w:rsidRPr="006566DA">
        <w:rPr>
          <w:rFonts w:ascii="Adobe Clean SemiLight" w:hAnsi="Adobe Clean SemiLight"/>
        </w:rPr>
        <w:t xml:space="preserve">Enhanced User Experience: </w:t>
      </w:r>
      <w:r w:rsidR="00D13D4B">
        <w:rPr>
          <w:rFonts w:ascii="Adobe Clean SemiLight" w:hAnsi="Adobe Clean SemiLight"/>
        </w:rPr>
        <w:t xml:space="preserve">Micro Frontend </w:t>
      </w:r>
      <w:r w:rsidRPr="006566DA">
        <w:rPr>
          <w:rFonts w:ascii="Adobe Clean SemiLight" w:hAnsi="Adobe Clean SemiLight"/>
        </w:rPr>
        <w:t>s enable a smoother user experience by isolating failures to specific parts of the application, reducing downtime and improving overall user satisfaction.</w:t>
      </w:r>
    </w:p>
    <w:p w14:paraId="192E1635" w14:textId="77777777" w:rsidR="00624642" w:rsidRPr="006566DA" w:rsidRDefault="00624642" w:rsidP="00624642">
      <w:pPr>
        <w:pStyle w:val="ListParagraph"/>
        <w:spacing w:after="160" w:line="257" w:lineRule="auto"/>
        <w:rPr>
          <w:rFonts w:ascii="Adobe Clean SemiLight" w:hAnsi="Adobe Clean SemiLight"/>
        </w:rPr>
      </w:pPr>
    </w:p>
    <w:p w14:paraId="1816B8C3" w14:textId="77777777"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Modularity: Microservices encourage a modular approach to development, making it easier to replace, update, or add new functionalities without disrupting the entire system.</w:t>
      </w:r>
    </w:p>
    <w:p w14:paraId="3ABACB96" w14:textId="77777777" w:rsidR="00624642" w:rsidRPr="00D53FB8" w:rsidRDefault="00624642" w:rsidP="00624642">
      <w:pPr>
        <w:pStyle w:val="ListParagraph"/>
        <w:spacing w:after="160" w:line="257" w:lineRule="auto"/>
        <w:rPr>
          <w:rFonts w:ascii="Adobe Clean" w:hAnsi="Adobe Clean"/>
        </w:rPr>
      </w:pPr>
    </w:p>
    <w:p w14:paraId="2B859CDE" w14:textId="79B22E91"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 xml:space="preserve">Future-proofing: Adopting headless AEM and </w:t>
      </w:r>
      <w:r w:rsidR="00D13D4B">
        <w:rPr>
          <w:rFonts w:ascii="Adobe Clean" w:hAnsi="Adobe Clean"/>
        </w:rPr>
        <w:t xml:space="preserve">Micro </w:t>
      </w:r>
      <w:r w:rsidR="00290F2E">
        <w:rPr>
          <w:rFonts w:ascii="Adobe Clean" w:hAnsi="Adobe Clean"/>
        </w:rPr>
        <w:t xml:space="preserve">Frontend </w:t>
      </w:r>
      <w:r w:rsidR="00290F2E" w:rsidRPr="00D53FB8">
        <w:rPr>
          <w:rFonts w:ascii="Adobe Clean" w:hAnsi="Adobe Clean"/>
        </w:rPr>
        <w:t>architecture</w:t>
      </w:r>
      <w:r w:rsidRPr="00D53FB8">
        <w:rPr>
          <w:rFonts w:ascii="Adobe Clean" w:hAnsi="Adobe Clean"/>
        </w:rPr>
        <w:t xml:space="preserve"> ensures the system's adaptability to emerging technologies and new digital touchpoints.</w:t>
      </w:r>
    </w:p>
    <w:p w14:paraId="3FDFBCDA" w14:textId="77777777"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Improved Performance: Web workers and caching strategies optimize performance, delivering content faster and reducing latency for a better user experience.</w:t>
      </w:r>
    </w:p>
    <w:p w14:paraId="055CC6A0" w14:textId="77777777" w:rsidR="00624642" w:rsidRPr="00D53FB8" w:rsidRDefault="00624642" w:rsidP="00624642">
      <w:pPr>
        <w:pStyle w:val="ListParagraph"/>
        <w:spacing w:after="160" w:line="257" w:lineRule="auto"/>
        <w:rPr>
          <w:rFonts w:ascii="Adobe Clean" w:hAnsi="Adobe Clean"/>
        </w:rPr>
      </w:pPr>
    </w:p>
    <w:p w14:paraId="533C89EB" w14:textId="4B52F94D"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 xml:space="preserve">Decoupled Deployments: Independent deployments of </w:t>
      </w:r>
      <w:r w:rsidR="00D13D4B">
        <w:rPr>
          <w:rFonts w:ascii="Adobe Clean" w:hAnsi="Adobe Clean"/>
        </w:rPr>
        <w:t xml:space="preserve">Micro Frontend </w:t>
      </w:r>
      <w:r w:rsidRPr="00D53FB8">
        <w:rPr>
          <w:rFonts w:ascii="Adobe Clean" w:hAnsi="Adobe Clean"/>
        </w:rPr>
        <w:t>s and Microservices minimize the risk of system-wide failures, making rollbacks and updates more manageable.</w:t>
      </w:r>
    </w:p>
    <w:p w14:paraId="5483D323" w14:textId="77777777" w:rsidR="00624642" w:rsidRPr="00D53FB8" w:rsidRDefault="00624642" w:rsidP="00624642">
      <w:pPr>
        <w:pStyle w:val="ListParagraph"/>
        <w:spacing w:after="160" w:line="257" w:lineRule="auto"/>
        <w:rPr>
          <w:rFonts w:ascii="Adobe Clean" w:hAnsi="Adobe Clean"/>
        </w:rPr>
      </w:pPr>
    </w:p>
    <w:p w14:paraId="6047CC97" w14:textId="77777777"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Easier Maintenance: Microservices' separation of concerns allows for easier debugging, monitoring, and maintenance of individual services, promoting a robust and resilient system.</w:t>
      </w:r>
    </w:p>
    <w:p w14:paraId="3D80A5C1" w14:textId="77777777" w:rsidR="00624642" w:rsidRPr="00D53FB8" w:rsidRDefault="00624642" w:rsidP="00624642">
      <w:pPr>
        <w:pStyle w:val="ListParagraph"/>
        <w:spacing w:after="160" w:line="257" w:lineRule="auto"/>
        <w:rPr>
          <w:rFonts w:ascii="Adobe Clean" w:hAnsi="Adobe Clean"/>
        </w:rPr>
      </w:pPr>
    </w:p>
    <w:p w14:paraId="0B63C258" w14:textId="77777777"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Cost Efficiency: Microservices' granular scaling and resource allocation contribute to cost optimization, as resources are allocated based on specific service requirements.</w:t>
      </w:r>
    </w:p>
    <w:p w14:paraId="0D236CA9" w14:textId="77777777" w:rsidR="00624642" w:rsidRPr="00D53FB8" w:rsidRDefault="00624642" w:rsidP="00624642">
      <w:pPr>
        <w:pStyle w:val="ListParagraph"/>
        <w:spacing w:after="160" w:line="257" w:lineRule="auto"/>
        <w:rPr>
          <w:rFonts w:ascii="Adobe Clean" w:hAnsi="Adobe Clean"/>
        </w:rPr>
      </w:pPr>
    </w:p>
    <w:p w14:paraId="230C35D6" w14:textId="2D5BFBE6"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 xml:space="preserve">Agility and Innovation: AEM's headless approach and </w:t>
      </w:r>
      <w:r w:rsidR="00D13D4B">
        <w:rPr>
          <w:rFonts w:ascii="Adobe Clean" w:hAnsi="Adobe Clean"/>
        </w:rPr>
        <w:t xml:space="preserve">Micro </w:t>
      </w:r>
      <w:r w:rsidR="00290F2E">
        <w:rPr>
          <w:rFonts w:ascii="Adobe Clean" w:hAnsi="Adobe Clean"/>
        </w:rPr>
        <w:t xml:space="preserve">Frontend </w:t>
      </w:r>
      <w:r w:rsidR="00290F2E" w:rsidRPr="00D53FB8">
        <w:rPr>
          <w:rFonts w:ascii="Adobe Clean" w:hAnsi="Adobe Clean"/>
        </w:rPr>
        <w:t>architecture</w:t>
      </w:r>
      <w:r w:rsidRPr="00D53FB8">
        <w:rPr>
          <w:rFonts w:ascii="Adobe Clean" w:hAnsi="Adobe Clean"/>
        </w:rPr>
        <w:t xml:space="preserve"> foster innovation, allowing teams to experiment and iterate quickly, adapting to changing market demands.</w:t>
      </w:r>
    </w:p>
    <w:p w14:paraId="267A0D30" w14:textId="77777777" w:rsidR="00624642" w:rsidRPr="00D53FB8" w:rsidRDefault="00624642" w:rsidP="00624642">
      <w:pPr>
        <w:pStyle w:val="ListParagraph"/>
        <w:spacing w:after="160" w:line="257" w:lineRule="auto"/>
        <w:rPr>
          <w:rFonts w:ascii="Adobe Clean" w:hAnsi="Adobe Clean"/>
        </w:rPr>
      </w:pPr>
    </w:p>
    <w:p w14:paraId="3358B7FD" w14:textId="77777777"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Cross-Team Collaboration: Microservices encourage cross-functional teams to focus on specialized areas, fostering collaboration and knowledge-sharing for better outcomes.</w:t>
      </w:r>
    </w:p>
    <w:p w14:paraId="6D973EAC" w14:textId="77777777" w:rsidR="00624642" w:rsidRPr="00D53FB8" w:rsidRDefault="00624642" w:rsidP="00624642">
      <w:pPr>
        <w:pStyle w:val="ListParagraph"/>
        <w:spacing w:after="160" w:line="257" w:lineRule="auto"/>
        <w:rPr>
          <w:rFonts w:ascii="Adobe Clean" w:hAnsi="Adobe Clean"/>
        </w:rPr>
      </w:pPr>
    </w:p>
    <w:p w14:paraId="5E4C3D8D" w14:textId="77777777" w:rsidR="00624642"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Service Reusability: Microservices promote the reuse of functionalities across multiple applications, reducing redundant development efforts and enhancing development efficiency.</w:t>
      </w:r>
    </w:p>
    <w:p w14:paraId="2DE227CF" w14:textId="77777777" w:rsidR="00624642" w:rsidRPr="00D53FB8" w:rsidRDefault="00624642" w:rsidP="00624642">
      <w:pPr>
        <w:pStyle w:val="ListParagraph"/>
        <w:spacing w:after="160" w:line="257" w:lineRule="auto"/>
        <w:rPr>
          <w:rFonts w:ascii="Adobe Clean" w:hAnsi="Adobe Clean"/>
        </w:rPr>
      </w:pPr>
    </w:p>
    <w:p w14:paraId="66628488" w14:textId="581E0504" w:rsidR="00C309F6" w:rsidRPr="00D53FB8" w:rsidRDefault="00624642" w:rsidP="00624642">
      <w:pPr>
        <w:pStyle w:val="ListParagraph"/>
        <w:numPr>
          <w:ilvl w:val="0"/>
          <w:numId w:val="16"/>
        </w:numPr>
        <w:spacing w:after="160" w:line="257" w:lineRule="auto"/>
        <w:rPr>
          <w:rFonts w:ascii="Adobe Clean" w:hAnsi="Adobe Clean"/>
        </w:rPr>
      </w:pPr>
      <w:r w:rsidRPr="00D53FB8">
        <w:rPr>
          <w:rFonts w:ascii="Adobe Clean" w:hAnsi="Adobe Clean"/>
        </w:rPr>
        <w:t>Cloud-Native Adoption: Microservices are well-suited for cloud-native architectures, taking full advantage of cloud scalability, resilience, and auto-scaling capabilities.</w:t>
      </w:r>
    </w:p>
    <w:p w14:paraId="099A07AF" w14:textId="2FCF7024" w:rsidR="00D03AA0" w:rsidRPr="00D53FB8" w:rsidRDefault="00D03AA0" w:rsidP="00D03AA0">
      <w:pPr>
        <w:pStyle w:val="Heading2"/>
      </w:pPr>
      <w:bookmarkStart w:id="14" w:name="_Toc141784410"/>
      <w:r w:rsidRPr="00D53FB8">
        <w:t>Key principles and components of Micro Frontend Architecture</w:t>
      </w:r>
      <w:bookmarkEnd w:id="14"/>
    </w:p>
    <w:p w14:paraId="669B2E05" w14:textId="77777777" w:rsidR="008917A2" w:rsidRPr="00290F2E" w:rsidRDefault="008917A2" w:rsidP="008917A2">
      <w:pPr>
        <w:pStyle w:val="ListParagraph"/>
        <w:numPr>
          <w:ilvl w:val="0"/>
          <w:numId w:val="17"/>
        </w:numPr>
        <w:spacing w:after="160" w:line="257" w:lineRule="auto"/>
        <w:rPr>
          <w:rFonts w:ascii="Adobe Clean SemiLight" w:hAnsi="Adobe Clean SemiLight"/>
        </w:rPr>
      </w:pPr>
      <w:r w:rsidRPr="00290F2E">
        <w:rPr>
          <w:rFonts w:ascii="Adobe Clean SemiLight" w:hAnsi="Adobe Clean SemiLight"/>
        </w:rPr>
        <w:t>Decentralization: Breaking the frontend into small, manageable units.</w:t>
      </w:r>
    </w:p>
    <w:p w14:paraId="6A41750B" w14:textId="77777777" w:rsidR="008917A2" w:rsidRPr="00290F2E" w:rsidRDefault="008917A2" w:rsidP="008917A2">
      <w:pPr>
        <w:pStyle w:val="ListParagraph"/>
        <w:numPr>
          <w:ilvl w:val="0"/>
          <w:numId w:val="17"/>
        </w:numPr>
        <w:spacing w:after="160" w:line="257" w:lineRule="auto"/>
        <w:rPr>
          <w:rFonts w:ascii="Adobe Clean SemiLight" w:hAnsi="Adobe Clean SemiLight"/>
        </w:rPr>
      </w:pPr>
      <w:r w:rsidRPr="00290F2E">
        <w:rPr>
          <w:rFonts w:ascii="Adobe Clean SemiLight" w:hAnsi="Adobe Clean SemiLight"/>
        </w:rPr>
        <w:t>Isolation: Ensuring components operate independently without interfering with each other.</w:t>
      </w:r>
    </w:p>
    <w:p w14:paraId="6C34112B" w14:textId="77777777" w:rsidR="008917A2" w:rsidRPr="00290F2E" w:rsidRDefault="008917A2" w:rsidP="008917A2">
      <w:pPr>
        <w:pStyle w:val="ListParagraph"/>
        <w:numPr>
          <w:ilvl w:val="0"/>
          <w:numId w:val="17"/>
        </w:numPr>
        <w:spacing w:after="160" w:line="257" w:lineRule="auto"/>
        <w:rPr>
          <w:rFonts w:ascii="Adobe Clean SemiLight" w:hAnsi="Adobe Clean SemiLight"/>
        </w:rPr>
      </w:pPr>
      <w:r w:rsidRPr="00290F2E">
        <w:rPr>
          <w:rFonts w:ascii="Adobe Clean SemiLight" w:hAnsi="Adobe Clean SemiLight"/>
        </w:rPr>
        <w:t>Integration: Establishing seamless communication between components.</w:t>
      </w:r>
    </w:p>
    <w:p w14:paraId="7525865C" w14:textId="24838739" w:rsidR="00D03AA0" w:rsidRPr="00290F2E" w:rsidRDefault="008917A2" w:rsidP="008917A2">
      <w:pPr>
        <w:pStyle w:val="ListParagraph"/>
        <w:numPr>
          <w:ilvl w:val="0"/>
          <w:numId w:val="17"/>
        </w:numPr>
        <w:spacing w:after="160" w:line="257" w:lineRule="auto"/>
        <w:rPr>
          <w:rFonts w:ascii="Adobe Clean SemiLight" w:hAnsi="Adobe Clean SemiLight"/>
        </w:rPr>
      </w:pPr>
      <w:r w:rsidRPr="00290F2E">
        <w:rPr>
          <w:rFonts w:ascii="Adobe Clean SemiLight" w:hAnsi="Adobe Clean SemiLight"/>
        </w:rPr>
        <w:t>Reusability: Promoting code reusability and sharing between teams.</w:t>
      </w:r>
    </w:p>
    <w:p w14:paraId="1C324696" w14:textId="3B0F4BB3" w:rsidR="00BB7396" w:rsidRPr="00D53FB8" w:rsidRDefault="00232A73" w:rsidP="00BB7396">
      <w:pPr>
        <w:pStyle w:val="Heading2"/>
      </w:pPr>
      <w:bookmarkStart w:id="15" w:name="_Toc141784411"/>
      <w:r w:rsidRPr="00D53FB8">
        <w:t xml:space="preserve">How Micro Frontends </w:t>
      </w:r>
      <w:r w:rsidR="00C76AAC" w:rsidRPr="00D53FB8">
        <w:t>overcome</w:t>
      </w:r>
      <w:r w:rsidRPr="00D53FB8">
        <w:t xml:space="preserve"> challenges faced by monolithic </w:t>
      </w:r>
      <w:bookmarkEnd w:id="15"/>
      <w:r w:rsidR="00972E31" w:rsidRPr="00D53FB8">
        <w:t>architectures.</w:t>
      </w:r>
    </w:p>
    <w:p w14:paraId="678B6DB4" w14:textId="5B66A9CE" w:rsidR="00751EC8" w:rsidRPr="00174AFF" w:rsidRDefault="008374FC" w:rsidP="00751EC8">
      <w:pPr>
        <w:rPr>
          <w:rFonts w:ascii="Adobe Clean SemiLight" w:hAnsi="Adobe Clean SemiLight"/>
        </w:rPr>
      </w:pPr>
      <w:r w:rsidRPr="00174AFF">
        <w:rPr>
          <w:rFonts w:ascii="Adobe Clean SemiLight" w:hAnsi="Adobe Clean SemiLight"/>
        </w:rPr>
        <w:t>Micro Frontend Architecture addresses the limitations of monolithic architectures, such as monolithic codebase, longer development cycles, and difficulty in scaling. It enables a more agile development approach, promotes team autonomy, and fosters continuous deployment, resulting in improved customer experience.</w:t>
      </w:r>
    </w:p>
    <w:p w14:paraId="5ABBACD7" w14:textId="73EFDDA8" w:rsidR="00B52026" w:rsidRPr="00D53FB8" w:rsidRDefault="00B52026" w:rsidP="00751EC8">
      <w:pPr>
        <w:rPr>
          <w:rFonts w:ascii="Adobe Clean" w:hAnsi="Adobe Clean"/>
        </w:rPr>
      </w:pPr>
      <w:r w:rsidRPr="00D53FB8">
        <w:rPr>
          <w:rFonts w:ascii="Adobe Clean" w:hAnsi="Adobe Clean"/>
          <w:noProof/>
        </w:rPr>
        <w:lastRenderedPageBreak/>
        <w:drawing>
          <wp:inline distT="0" distB="0" distL="0" distR="0" wp14:anchorId="5417757C" wp14:editId="7E91E031">
            <wp:extent cx="5727700" cy="3827780"/>
            <wp:effectExtent l="0" t="0" r="0" b="0"/>
            <wp:docPr id="1844679077" name="Picture 184467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79077" name=""/>
                    <pic:cNvPicPr/>
                  </pic:nvPicPr>
                  <pic:blipFill>
                    <a:blip r:embed="rId10"/>
                    <a:stretch>
                      <a:fillRect/>
                    </a:stretch>
                  </pic:blipFill>
                  <pic:spPr>
                    <a:xfrm>
                      <a:off x="0" y="0"/>
                      <a:ext cx="5727700" cy="3827780"/>
                    </a:xfrm>
                    <a:prstGeom prst="rect">
                      <a:avLst/>
                    </a:prstGeom>
                  </pic:spPr>
                </pic:pic>
              </a:graphicData>
            </a:graphic>
          </wp:inline>
        </w:drawing>
      </w:r>
    </w:p>
    <w:p w14:paraId="28F1158B" w14:textId="1844CB76" w:rsidR="00B52026" w:rsidRPr="00D53FB8" w:rsidRDefault="00B52026" w:rsidP="00751EC8">
      <w:pPr>
        <w:rPr>
          <w:rFonts w:ascii="Adobe Clean" w:hAnsi="Adobe Clean"/>
        </w:rPr>
      </w:pPr>
      <w:r w:rsidRPr="00D53FB8">
        <w:rPr>
          <w:rFonts w:ascii="Adobe Clean" w:hAnsi="Adobe Clean"/>
        </w:rPr>
        <w:t xml:space="preserve">Source: </w:t>
      </w:r>
      <w:hyperlink r:id="rId11" w:history="1">
        <w:r w:rsidR="00D845BA" w:rsidRPr="00D53FB8">
          <w:rPr>
            <w:rStyle w:val="Hyperlink"/>
            <w:rFonts w:ascii="Adobe Clean" w:hAnsi="Adobe Clean"/>
          </w:rPr>
          <w:t>https://www.mindinventory.com/blog/micro-frontend-architecture/</w:t>
        </w:r>
      </w:hyperlink>
      <w:r w:rsidR="00D845BA" w:rsidRPr="00D53FB8">
        <w:rPr>
          <w:rFonts w:ascii="Adobe Clean" w:hAnsi="Adobe Clean"/>
        </w:rPr>
        <w:t xml:space="preserve"> </w:t>
      </w:r>
    </w:p>
    <w:p w14:paraId="0D83D721" w14:textId="64060B6F" w:rsidR="00A03B85" w:rsidRPr="00D53FB8" w:rsidRDefault="00176930" w:rsidP="0014046E">
      <w:pPr>
        <w:pStyle w:val="Heading1"/>
        <w:rPr>
          <w:rFonts w:ascii="Adobe Clean" w:hAnsi="Adobe Clean"/>
        </w:rPr>
      </w:pPr>
      <w:bookmarkStart w:id="16" w:name="_Toc141784412"/>
      <w:r w:rsidRPr="00D53FB8">
        <w:rPr>
          <w:rFonts w:ascii="Adobe Clean" w:hAnsi="Adobe Clean"/>
        </w:rPr>
        <w:t>Leveraging AEM as a Content Provider</w:t>
      </w:r>
      <w:bookmarkEnd w:id="16"/>
    </w:p>
    <w:p w14:paraId="168680CC" w14:textId="31A83ACC" w:rsidR="0038234E" w:rsidRPr="00D53FB8" w:rsidRDefault="0038234E" w:rsidP="003A1D54">
      <w:pPr>
        <w:pStyle w:val="Heading2"/>
      </w:pPr>
      <w:bookmarkStart w:id="17" w:name="_Toc141784413"/>
      <w:r w:rsidRPr="00D53FB8">
        <w:t>Introduction to Adobe Experience Manager</w:t>
      </w:r>
      <w:bookmarkEnd w:id="17"/>
    </w:p>
    <w:p w14:paraId="65BA748E" w14:textId="4AC0E360" w:rsidR="0038234E" w:rsidRPr="00EC0F5F" w:rsidRDefault="0038234E" w:rsidP="0038234E">
      <w:pPr>
        <w:rPr>
          <w:rFonts w:ascii="Adobe Clean SemiLight" w:hAnsi="Adobe Clean SemiLight"/>
        </w:rPr>
      </w:pPr>
      <w:r w:rsidRPr="00EC0F5F">
        <w:rPr>
          <w:rFonts w:ascii="Adobe Clean SemiLight" w:hAnsi="Adobe Clean SemiLight"/>
        </w:rPr>
        <w:t>Adobe Experience Manager (AEM) is a robust content management solution that empowers organizations to create, manage, and deliver content across various channels. It provides tools for content creation, workflow management, and content personalization.</w:t>
      </w:r>
    </w:p>
    <w:p w14:paraId="3D164F51" w14:textId="2AFE6A82" w:rsidR="0038234E" w:rsidRPr="00D53FB8" w:rsidRDefault="0038234E" w:rsidP="003A1D54">
      <w:pPr>
        <w:pStyle w:val="Heading2"/>
      </w:pPr>
      <w:bookmarkStart w:id="18" w:name="_Toc141784414"/>
      <w:r w:rsidRPr="00D53FB8">
        <w:t>Benefits of using AEM for content management in M</w:t>
      </w:r>
      <w:r w:rsidR="007943F4" w:rsidRPr="00D53FB8">
        <w:t xml:space="preserve">F </w:t>
      </w:r>
      <w:r w:rsidRPr="00D53FB8">
        <w:t>Architecture</w:t>
      </w:r>
      <w:bookmarkEnd w:id="18"/>
    </w:p>
    <w:p w14:paraId="1BEDA733" w14:textId="28D0BB03" w:rsidR="0038234E" w:rsidRPr="00EC0F5F" w:rsidRDefault="0038234E" w:rsidP="0038234E">
      <w:pPr>
        <w:rPr>
          <w:rFonts w:ascii="Adobe Clean SemiLight" w:hAnsi="Adobe Clean SemiLight"/>
        </w:rPr>
      </w:pPr>
      <w:r w:rsidRPr="00EC0F5F">
        <w:rPr>
          <w:rFonts w:ascii="Adobe Clean SemiLight" w:hAnsi="Adobe Clean SemiLight"/>
        </w:rPr>
        <w:t>Content Personalization: AEM's powerful personalization capabilities enable to deliver targeted content to customers based on their preferences and behavior.</w:t>
      </w:r>
    </w:p>
    <w:p w14:paraId="07342207" w14:textId="7A74BC77" w:rsidR="0038234E" w:rsidRPr="00EC0F5F" w:rsidRDefault="0038234E" w:rsidP="0038234E">
      <w:pPr>
        <w:rPr>
          <w:rFonts w:ascii="Adobe Clean SemiLight" w:hAnsi="Adobe Clean SemiLight"/>
        </w:rPr>
      </w:pPr>
      <w:r w:rsidRPr="00EC0F5F">
        <w:rPr>
          <w:rFonts w:ascii="Adobe Clean SemiLight" w:hAnsi="Adobe Clean SemiLight"/>
        </w:rPr>
        <w:t>Content Versioning: AEM's versioning system ensures that content changes can be tracked, rolled back, and reviewed efficiently.</w:t>
      </w:r>
    </w:p>
    <w:p w14:paraId="760A197E" w14:textId="2B7F35C1" w:rsidR="0038234E" w:rsidRPr="00EC0F5F" w:rsidRDefault="0038234E" w:rsidP="0038234E">
      <w:pPr>
        <w:rPr>
          <w:rFonts w:ascii="Adobe Clean SemiLight" w:hAnsi="Adobe Clean SemiLight"/>
        </w:rPr>
      </w:pPr>
      <w:r w:rsidRPr="00EC0F5F">
        <w:rPr>
          <w:rFonts w:ascii="Adobe Clean SemiLight" w:hAnsi="Adobe Clean SemiLight"/>
        </w:rPr>
        <w:t>Multichannel Delivery: AEM enables content to be delivered seamlessly across web, mobile, email, and other channels, ensuring a consistent user experience.</w:t>
      </w:r>
    </w:p>
    <w:p w14:paraId="753D78F6" w14:textId="7BA076DC" w:rsidR="00176930" w:rsidRPr="00EC0F5F" w:rsidRDefault="002B7DFE" w:rsidP="00176930">
      <w:pPr>
        <w:rPr>
          <w:rFonts w:ascii="Adobe Clean SemiLight" w:hAnsi="Adobe Clean SemiLight"/>
        </w:rPr>
      </w:pPr>
      <w:r w:rsidRPr="00EC0F5F">
        <w:rPr>
          <w:rFonts w:ascii="Adobe Clean SemiLight" w:hAnsi="Adobe Clean SemiLight"/>
        </w:rPr>
        <w:t>Real</w:t>
      </w:r>
      <w:r w:rsidR="00725743" w:rsidRPr="00EC0F5F">
        <w:rPr>
          <w:rFonts w:ascii="Adobe Clean SemiLight" w:hAnsi="Adobe Clean SemiLight"/>
        </w:rPr>
        <w:t>-time Content Updates: content updates are reflected in real-time on the user interface.</w:t>
      </w:r>
    </w:p>
    <w:p w14:paraId="4AF72DA8" w14:textId="15197AAC" w:rsidR="0014046E" w:rsidRPr="00D53FB8" w:rsidRDefault="0014046E" w:rsidP="0014046E">
      <w:pPr>
        <w:pStyle w:val="Heading1"/>
        <w:rPr>
          <w:rFonts w:ascii="Adobe Clean" w:hAnsi="Adobe Clean"/>
        </w:rPr>
      </w:pPr>
      <w:bookmarkStart w:id="19" w:name="_Toc141784415"/>
      <w:r w:rsidRPr="00D53FB8">
        <w:rPr>
          <w:rFonts w:ascii="Adobe Clean" w:hAnsi="Adobe Clean"/>
        </w:rPr>
        <w:t>Business Cas</w:t>
      </w:r>
      <w:bookmarkEnd w:id="10"/>
      <w:bookmarkEnd w:id="11"/>
      <w:r w:rsidRPr="00D53FB8">
        <w:rPr>
          <w:rFonts w:ascii="Adobe Clean" w:hAnsi="Adobe Clean"/>
        </w:rPr>
        <w:t>e</w:t>
      </w:r>
      <w:bookmarkEnd w:id="19"/>
    </w:p>
    <w:p w14:paraId="39989529" w14:textId="66497782" w:rsidR="00BE2C8A" w:rsidRPr="00D53FB8" w:rsidRDefault="00DC4004" w:rsidP="00BE2C8A">
      <w:pPr>
        <w:pStyle w:val="Heading2"/>
      </w:pPr>
      <w:bookmarkStart w:id="20" w:name="_Toc141784416"/>
      <w:r w:rsidRPr="00D53FB8">
        <w:t>Problem Statement</w:t>
      </w:r>
      <w:bookmarkEnd w:id="20"/>
    </w:p>
    <w:p w14:paraId="6BB63901" w14:textId="3782CDD8" w:rsidR="65A68185" w:rsidRPr="00EC0F5F" w:rsidRDefault="0048225E">
      <w:pPr>
        <w:rPr>
          <w:rFonts w:ascii="Adobe Clean SemiLight" w:hAnsi="Adobe Clean SemiLight"/>
        </w:rPr>
      </w:pPr>
      <w:r w:rsidRPr="00EC0F5F">
        <w:rPr>
          <w:rFonts w:ascii="Adobe Clean SemiLight" w:hAnsi="Adobe Clean SemiLight"/>
          <w:b/>
          <w:bCs/>
        </w:rPr>
        <w:t xml:space="preserve">Large scale applications with </w:t>
      </w:r>
      <w:r w:rsidR="00424902" w:rsidRPr="00EC0F5F">
        <w:rPr>
          <w:rFonts w:ascii="Adobe Clean SemiLight" w:hAnsi="Adobe Clean SemiLight"/>
          <w:b/>
          <w:bCs/>
        </w:rPr>
        <w:t xml:space="preserve">Frontend </w:t>
      </w:r>
      <w:r w:rsidR="000C64F0" w:rsidRPr="00EC0F5F">
        <w:rPr>
          <w:rFonts w:ascii="Adobe Clean SemiLight" w:hAnsi="Adobe Clean SemiLight"/>
          <w:b/>
          <w:bCs/>
        </w:rPr>
        <w:t>monolithic architecture</w:t>
      </w:r>
      <w:r w:rsidR="000C64F0" w:rsidRPr="00EC0F5F">
        <w:rPr>
          <w:rFonts w:ascii="Adobe Clean SemiLight" w:hAnsi="Adobe Clean SemiLight"/>
        </w:rPr>
        <w:t xml:space="preserve"> poses challenges in content management, adaptability to market demands, and deployment efficiency. </w:t>
      </w:r>
      <w:r w:rsidR="006164AC" w:rsidRPr="00EC0F5F">
        <w:rPr>
          <w:rFonts w:ascii="Adobe Clean SemiLight" w:hAnsi="Adobe Clean SemiLight"/>
        </w:rPr>
        <w:t>This whitepaper</w:t>
      </w:r>
      <w:r w:rsidR="000C64F0" w:rsidRPr="00EC0F5F">
        <w:rPr>
          <w:rFonts w:ascii="Adobe Clean SemiLight" w:hAnsi="Adobe Clean SemiLight"/>
        </w:rPr>
        <w:t xml:space="preserve"> </w:t>
      </w:r>
      <w:r w:rsidR="006164AC" w:rsidRPr="00EC0F5F">
        <w:rPr>
          <w:rFonts w:ascii="Adobe Clean SemiLight" w:hAnsi="Adobe Clean SemiLight"/>
        </w:rPr>
        <w:t>expands</w:t>
      </w:r>
      <w:r w:rsidR="000C64F0" w:rsidRPr="00EC0F5F">
        <w:rPr>
          <w:rFonts w:ascii="Adobe Clean SemiLight" w:hAnsi="Adobe Clean SemiLight"/>
        </w:rPr>
        <w:t xml:space="preserve"> a </w:t>
      </w:r>
      <w:r w:rsidR="000C64F0" w:rsidRPr="00EC0F5F">
        <w:rPr>
          <w:rFonts w:ascii="Adobe Clean SemiLight" w:hAnsi="Adobe Clean SemiLight"/>
        </w:rPr>
        <w:lastRenderedPageBreak/>
        <w:t>solution that allows for dynamic content updates, scalability, and easy integration with third-party vendors and channels.</w:t>
      </w:r>
    </w:p>
    <w:p w14:paraId="6DD3D1FF" w14:textId="12EB3DC0" w:rsidR="008138EC" w:rsidRPr="00D53FB8" w:rsidRDefault="00BE03E9" w:rsidP="008138EC">
      <w:pPr>
        <w:pStyle w:val="Heading2"/>
      </w:pPr>
      <w:bookmarkStart w:id="21" w:name="_Toc141784417"/>
      <w:r w:rsidRPr="00D53FB8">
        <w:t>Proposed Solution</w:t>
      </w:r>
      <w:bookmarkEnd w:id="21"/>
    </w:p>
    <w:p w14:paraId="722C2616" w14:textId="7708C8DA" w:rsidR="008138EC" w:rsidRPr="00EC0F5F" w:rsidRDefault="00EC72B3" w:rsidP="008138EC">
      <w:pPr>
        <w:rPr>
          <w:rFonts w:ascii="Adobe Clean SemiLight" w:hAnsi="Adobe Clean SemiLight"/>
        </w:rPr>
      </w:pPr>
      <w:r w:rsidRPr="00EC0F5F">
        <w:rPr>
          <w:rFonts w:ascii="Adobe Clean SemiLight" w:hAnsi="Adobe Clean SemiLight"/>
        </w:rPr>
        <w:t>To address the challenges faced by the existing online booking portal, the proposed solution is to implement a Micro Frontend Architecture, utilizing Adobe Experience Manager (AEM) as a content provider and Microservices for core business data. The Micro Frontend Architecture ensures that the UI remains completely decoupled from business logic and data, enabling independent development and deployment.</w:t>
      </w:r>
    </w:p>
    <w:p w14:paraId="7D6A5AE7" w14:textId="7A5BAA2E" w:rsidR="00EC72B3" w:rsidRPr="00D53FB8" w:rsidRDefault="00E27284" w:rsidP="00EC72B3">
      <w:pPr>
        <w:pStyle w:val="Heading2"/>
      </w:pPr>
      <w:bookmarkStart w:id="22" w:name="_Toc141784418"/>
      <w:r w:rsidRPr="00D53FB8">
        <w:t>Benefits of the Proposed Solution</w:t>
      </w:r>
      <w:bookmarkEnd w:id="22"/>
    </w:p>
    <w:p w14:paraId="2D301227" w14:textId="301FA878" w:rsidR="00F470A7" w:rsidRPr="00EC0F5F" w:rsidRDefault="00F470A7" w:rsidP="00EC0F5F">
      <w:pPr>
        <w:pStyle w:val="ListParagraph"/>
        <w:numPr>
          <w:ilvl w:val="0"/>
          <w:numId w:val="23"/>
        </w:numPr>
        <w:rPr>
          <w:rFonts w:ascii="Adobe Clean SemiLight" w:hAnsi="Adobe Clean SemiLight"/>
        </w:rPr>
      </w:pPr>
      <w:r w:rsidRPr="00EC0F5F">
        <w:rPr>
          <w:rFonts w:ascii="Adobe Clean SemiLight" w:hAnsi="Adobe Clean SemiLight"/>
        </w:rPr>
        <w:t>Dynamic Content Management with AEM: Utilizing AEM as a content provider allows to manage labels, images, banners, and offer images in real-time without the need for redeployment. This enables personalized content delivery to customers.</w:t>
      </w:r>
    </w:p>
    <w:p w14:paraId="18CB3E43" w14:textId="40FB84E9" w:rsidR="00F470A7" w:rsidRPr="00EC0F5F" w:rsidRDefault="00F470A7" w:rsidP="00EC0F5F">
      <w:pPr>
        <w:pStyle w:val="ListParagraph"/>
        <w:numPr>
          <w:ilvl w:val="0"/>
          <w:numId w:val="23"/>
        </w:numPr>
        <w:rPr>
          <w:rFonts w:ascii="Adobe Clean SemiLight" w:hAnsi="Adobe Clean SemiLight"/>
        </w:rPr>
      </w:pPr>
      <w:r w:rsidRPr="00EC0F5F">
        <w:rPr>
          <w:rFonts w:ascii="Adobe Clean SemiLight" w:hAnsi="Adobe Clean SemiLight"/>
        </w:rPr>
        <w:t>Scalability and Reusability with Micro Frontends: The adoption of Micro Frontends promotes reusability of components, such as booking widgets, across multiple pages and channels, including third-party vendor sites and kiosks. This scalability ensures a consistent user experience across various platforms.</w:t>
      </w:r>
    </w:p>
    <w:p w14:paraId="19355655" w14:textId="71A9CE35" w:rsidR="00F470A7" w:rsidRPr="00EC0F5F" w:rsidRDefault="00F470A7" w:rsidP="00EC0F5F">
      <w:pPr>
        <w:pStyle w:val="ListParagraph"/>
        <w:numPr>
          <w:ilvl w:val="0"/>
          <w:numId w:val="23"/>
        </w:numPr>
        <w:rPr>
          <w:rFonts w:ascii="Adobe Clean SemiLight" w:hAnsi="Adobe Clean SemiLight"/>
        </w:rPr>
      </w:pPr>
      <w:r w:rsidRPr="00EC0F5F">
        <w:rPr>
          <w:rFonts w:ascii="Adobe Clean SemiLight" w:hAnsi="Adobe Clean SemiLight"/>
        </w:rPr>
        <w:t>Faster Development and Deployment: Independent development of Micro Frontends enables faster development cycles, and updates to one Micro Frontend do not require redeployment of the entire system, streamlining the release process.</w:t>
      </w:r>
    </w:p>
    <w:p w14:paraId="11E32D60" w14:textId="14B0277B" w:rsidR="00F470A7" w:rsidRPr="00EC0F5F" w:rsidRDefault="00F470A7" w:rsidP="00EC0F5F">
      <w:pPr>
        <w:pStyle w:val="ListParagraph"/>
        <w:numPr>
          <w:ilvl w:val="0"/>
          <w:numId w:val="23"/>
        </w:numPr>
        <w:rPr>
          <w:rFonts w:ascii="Adobe Clean SemiLight" w:hAnsi="Adobe Clean SemiLight"/>
        </w:rPr>
      </w:pPr>
      <w:r w:rsidRPr="00EC0F5F">
        <w:rPr>
          <w:rFonts w:ascii="Adobe Clean SemiLight" w:hAnsi="Adobe Clean SemiLight"/>
        </w:rPr>
        <w:t>Enhanced User Experience: The integration of AEM with Micro Frontends ensures a personalized customer experience, leading to improved satisfaction and loyalty.</w:t>
      </w:r>
    </w:p>
    <w:p w14:paraId="53508681" w14:textId="4AD9D46A" w:rsidR="00F470A7" w:rsidRPr="00EC0F5F" w:rsidRDefault="00F470A7" w:rsidP="00EC0F5F">
      <w:pPr>
        <w:pStyle w:val="ListParagraph"/>
        <w:numPr>
          <w:ilvl w:val="0"/>
          <w:numId w:val="23"/>
        </w:numPr>
        <w:rPr>
          <w:rFonts w:ascii="Adobe Clean SemiLight" w:hAnsi="Adobe Clean SemiLight"/>
        </w:rPr>
      </w:pPr>
      <w:r w:rsidRPr="00EC0F5F">
        <w:rPr>
          <w:rFonts w:ascii="Adobe Clean SemiLight" w:hAnsi="Adobe Clean SemiLight"/>
        </w:rPr>
        <w:t>Third-Party Integration: The Micro Frontend architecture facilitates seamless integration with third-party vendor sites, enabling partnerships and expanding the booking portal's reach.</w:t>
      </w:r>
    </w:p>
    <w:p w14:paraId="11671762" w14:textId="77777777" w:rsidR="00F470A7" w:rsidRPr="00D53FB8" w:rsidRDefault="00F470A7" w:rsidP="00EC72B3">
      <w:pPr>
        <w:rPr>
          <w:rFonts w:ascii="Adobe Clean" w:hAnsi="Adobe Clean"/>
        </w:rPr>
      </w:pPr>
    </w:p>
    <w:p w14:paraId="751ED6C2" w14:textId="236ACB91" w:rsidR="0014046E" w:rsidRPr="00D53FB8" w:rsidRDefault="002F5A1A" w:rsidP="002F5A1A">
      <w:pPr>
        <w:pStyle w:val="Heading1"/>
        <w:rPr>
          <w:rFonts w:ascii="Adobe Clean" w:hAnsi="Adobe Clean"/>
        </w:rPr>
      </w:pPr>
      <w:bookmarkStart w:id="23" w:name="_Toc523726978"/>
      <w:bookmarkStart w:id="24" w:name="_Toc523734712"/>
      <w:bookmarkStart w:id="25" w:name="_Toc141784419"/>
      <w:r w:rsidRPr="00EC0F5F">
        <w:rPr>
          <w:b w:val="0"/>
        </w:rPr>
        <w:t>S</w:t>
      </w:r>
      <w:r w:rsidRPr="00EC0F5F">
        <w:rPr>
          <w:rFonts w:ascii="Adobe Clean" w:hAnsi="Adobe Clean"/>
        </w:rPr>
        <w:t>olutio</w:t>
      </w:r>
      <w:r w:rsidRPr="00EC0F5F">
        <w:rPr>
          <w:b w:val="0"/>
        </w:rPr>
        <w:t>n</w:t>
      </w:r>
      <w:r w:rsidRPr="00D53FB8">
        <w:rPr>
          <w:rFonts w:ascii="Adobe Clean" w:hAnsi="Adobe Clean"/>
        </w:rPr>
        <w:t xml:space="preserve"> and Architecture</w:t>
      </w:r>
      <w:bookmarkEnd w:id="23"/>
      <w:bookmarkEnd w:id="24"/>
      <w:bookmarkEnd w:id="25"/>
    </w:p>
    <w:p w14:paraId="7DF2C2CF" w14:textId="7575F6BB" w:rsidR="005D2724" w:rsidRPr="00AA3F6A" w:rsidRDefault="002F508B" w:rsidP="005D2724">
      <w:pPr>
        <w:rPr>
          <w:rFonts w:ascii="Adobe Clean SemiLight" w:hAnsi="Adobe Clean SemiLight"/>
        </w:rPr>
      </w:pPr>
      <w:r w:rsidRPr="00AA3F6A">
        <w:rPr>
          <w:rFonts w:ascii="Adobe Clean SemiLight" w:hAnsi="Adobe Clean SemiLight"/>
        </w:rPr>
        <w:t>The solution architecture is designed to achieve modularity, reusability, and efficient content management. It revolves around a Micro Frontend Architecture, utilizing a Design System for reusable React components, Akamai CDN for hosting Micro Frontends, and AEM as the container application. The architecture ensures seamless integration between AEM for content management, Microservices for core business data, and Micro Frontends for rendering the user interface.</w:t>
      </w:r>
    </w:p>
    <w:p w14:paraId="4697C747" w14:textId="7A12B468" w:rsidR="000C3724" w:rsidRPr="00D53FB8" w:rsidRDefault="008019D8" w:rsidP="000C3724">
      <w:pPr>
        <w:pStyle w:val="Heading2"/>
      </w:pPr>
      <w:bookmarkStart w:id="26" w:name="_Toc141784420"/>
      <w:r w:rsidRPr="00D53FB8">
        <w:t>Design System (Reusable Component Library)</w:t>
      </w:r>
      <w:bookmarkEnd w:id="26"/>
    </w:p>
    <w:p w14:paraId="0AE9CE30" w14:textId="3FEB0CEA" w:rsidR="000C3724" w:rsidRPr="00AA3F6A" w:rsidRDefault="00243406" w:rsidP="005D2724">
      <w:pPr>
        <w:rPr>
          <w:rFonts w:ascii="Adobe Clean SemiLight" w:hAnsi="Adobe Clean SemiLight"/>
        </w:rPr>
      </w:pPr>
      <w:r w:rsidRPr="00AA3F6A">
        <w:rPr>
          <w:rFonts w:ascii="Adobe Clean SemiLight" w:hAnsi="Adobe Clean SemiLight"/>
        </w:rPr>
        <w:t>The Design System forms the foundation of the solution, offering a library of reusable React components. By adopting a storybook implementation, the Design System provides numerous benefits like documentation, component previews, and interactive exploration. This empowers development teams to create and maintain a consistent user interface throughout the application.</w:t>
      </w:r>
    </w:p>
    <w:p w14:paraId="549FA082" w14:textId="017B3324" w:rsidR="00243406" w:rsidRPr="00D53FB8" w:rsidRDefault="00C46264" w:rsidP="00243406">
      <w:pPr>
        <w:pStyle w:val="Heading2"/>
      </w:pPr>
      <w:bookmarkStart w:id="27" w:name="_Toc141784421"/>
      <w:r w:rsidRPr="00D53FB8">
        <w:t>Micro Frontends (MFs) and Akamai CDN</w:t>
      </w:r>
      <w:bookmarkEnd w:id="27"/>
    </w:p>
    <w:p w14:paraId="0ADD7046" w14:textId="77CFB494" w:rsidR="00243406" w:rsidRPr="00AA3F6A" w:rsidRDefault="002A5E74" w:rsidP="00243406">
      <w:pPr>
        <w:rPr>
          <w:rFonts w:ascii="Adobe Clean SemiLight" w:hAnsi="Adobe Clean SemiLight"/>
        </w:rPr>
      </w:pPr>
      <w:r w:rsidRPr="00AA3F6A">
        <w:rPr>
          <w:rFonts w:ascii="Adobe Clean SemiLight" w:hAnsi="Adobe Clean SemiLight"/>
        </w:rPr>
        <w:t xml:space="preserve">The Micro Frontend Architecture ensures a modular approach to application development. Each Micro Frontend is an independent, self-contained unit that can be developed, tested, and deployed separately. These Micro Frontends are hosted in the Akamai CDN, enabling efficient content </w:t>
      </w:r>
      <w:r w:rsidR="001B5CC9" w:rsidRPr="00AA3F6A">
        <w:rPr>
          <w:rFonts w:ascii="Adobe Clean SemiLight" w:hAnsi="Adobe Clean SemiLight"/>
        </w:rPr>
        <w:t>delivery,</w:t>
      </w:r>
      <w:r w:rsidRPr="00AA3F6A">
        <w:rPr>
          <w:rFonts w:ascii="Adobe Clean SemiLight" w:hAnsi="Adobe Clean SemiLight"/>
        </w:rPr>
        <w:t xml:space="preserve"> and minimizing latency for users across the globe.</w:t>
      </w:r>
    </w:p>
    <w:p w14:paraId="2CAD5852" w14:textId="229CF475" w:rsidR="00EF1248" w:rsidRPr="00D53FB8" w:rsidRDefault="00EF1248" w:rsidP="00EF1248">
      <w:pPr>
        <w:pStyle w:val="Heading2"/>
      </w:pPr>
      <w:bookmarkStart w:id="28" w:name="_Toc141784422"/>
      <w:r w:rsidRPr="00D53FB8">
        <w:lastRenderedPageBreak/>
        <w:t>AEM as Container Application</w:t>
      </w:r>
      <w:bookmarkEnd w:id="28"/>
    </w:p>
    <w:p w14:paraId="0AA41AAA" w14:textId="588AE583" w:rsidR="00243406" w:rsidRPr="00AA3F6A" w:rsidRDefault="00653FF4" w:rsidP="005D2724">
      <w:pPr>
        <w:rPr>
          <w:rFonts w:ascii="Adobe Clean SemiLight" w:hAnsi="Adobe Clean SemiLight"/>
        </w:rPr>
      </w:pPr>
      <w:r w:rsidRPr="00A31A88">
        <w:rPr>
          <w:rFonts w:ascii="Adobe Clean SemiLight" w:hAnsi="Adobe Clean SemiLight"/>
        </w:rPr>
        <w:t>AEM own</w:t>
      </w:r>
      <w:r w:rsidR="00A31A88" w:rsidRPr="00A31A88">
        <w:rPr>
          <w:rFonts w:ascii="Adobe Clean SemiLight" w:hAnsi="Adobe Clean SemiLight"/>
        </w:rPr>
        <w:t>s</w:t>
      </w:r>
      <w:r w:rsidRPr="00A31A88">
        <w:rPr>
          <w:rFonts w:ascii="Adobe Clean SemiLight" w:hAnsi="Adobe Clean SemiLight"/>
        </w:rPr>
        <w:t xml:space="preserve"> the presentation layer (the “glass”) </w:t>
      </w:r>
      <w:r w:rsidR="00A31A88" w:rsidRPr="00A31A88">
        <w:rPr>
          <w:rFonts w:ascii="Adobe Clean SemiLight" w:hAnsi="Adobe Clean SemiLight"/>
        </w:rPr>
        <w:t xml:space="preserve">and </w:t>
      </w:r>
      <w:r w:rsidR="007602F3" w:rsidRPr="00AA3F6A">
        <w:rPr>
          <w:rFonts w:ascii="Adobe Clean SemiLight" w:hAnsi="Adobe Clean SemiLight"/>
        </w:rPr>
        <w:t xml:space="preserve">acts as the container application that orchestrates the Micro Frontends. It provides the necessary infrastructure for mounting and initializing the Micro Frontends, offering a seamless user experience by stitching the Micro Frontends together into a cohesive </w:t>
      </w:r>
      <w:r w:rsidR="001B5CC9" w:rsidRPr="00AA3F6A">
        <w:rPr>
          <w:rFonts w:ascii="Adobe Clean SemiLight" w:hAnsi="Adobe Clean SemiLight"/>
        </w:rPr>
        <w:t>application.</w:t>
      </w:r>
    </w:p>
    <w:p w14:paraId="589B2BB8" w14:textId="497C1538" w:rsidR="0074366D" w:rsidRPr="00D53FB8" w:rsidRDefault="0074366D" w:rsidP="0074366D">
      <w:pPr>
        <w:pStyle w:val="Heading2"/>
      </w:pPr>
      <w:bookmarkStart w:id="29" w:name="_Toc141784423"/>
      <w:r w:rsidRPr="00D53FB8">
        <w:t>GraphQL Integration for Content Access</w:t>
      </w:r>
      <w:bookmarkEnd w:id="29"/>
    </w:p>
    <w:p w14:paraId="53E90E61" w14:textId="41C757B3" w:rsidR="0074366D" w:rsidRPr="00AA3F6A" w:rsidRDefault="00F70869" w:rsidP="0074366D">
      <w:pPr>
        <w:rPr>
          <w:rFonts w:ascii="Adobe Clean SemiLight" w:hAnsi="Adobe Clean SemiLight"/>
        </w:rPr>
      </w:pPr>
      <w:r w:rsidRPr="00AA3F6A">
        <w:rPr>
          <w:rFonts w:ascii="Adobe Clean SemiLight" w:hAnsi="Adobe Clean SemiLight"/>
        </w:rPr>
        <w:t>To access content from AEM, the Micro Frontends utilize GraphQL, enabling efficient querying and retrieval of content. GraphQL serves as an efficient middleware, facilitating content fetching from AEM's backend, reducing over-fetching of data and optimizing the user experience.</w:t>
      </w:r>
    </w:p>
    <w:p w14:paraId="5D44A2EE" w14:textId="764F8561" w:rsidR="006B72C7" w:rsidRPr="00D53FB8" w:rsidRDefault="001B5CC9" w:rsidP="006B72C7">
      <w:pPr>
        <w:pStyle w:val="Heading2"/>
      </w:pPr>
      <w:bookmarkStart w:id="30" w:name="_Toc141784424"/>
      <w:r w:rsidRPr="00D53FB8">
        <w:t>Microservices for Core Business Data</w:t>
      </w:r>
      <w:bookmarkEnd w:id="30"/>
    </w:p>
    <w:p w14:paraId="2D2B69D7" w14:textId="03617D25" w:rsidR="006B72C7" w:rsidRPr="00AA3F6A" w:rsidRDefault="006B72C7" w:rsidP="006B72C7">
      <w:pPr>
        <w:rPr>
          <w:rFonts w:ascii="Adobe Clean SemiLight" w:hAnsi="Adobe Clean SemiLight"/>
        </w:rPr>
      </w:pPr>
      <w:r w:rsidRPr="00AA3F6A">
        <w:rPr>
          <w:rFonts w:ascii="Adobe Clean SemiLight" w:hAnsi="Adobe Clean SemiLight"/>
        </w:rPr>
        <w:t xml:space="preserve">To access content from AEM, the Micro Frontends utilize GraphQL, enabling efficient querying and retrieval of content. GraphQL serves as an efficient middleware, facilitating content fetching from AEM's backend, reducing over-fetching of </w:t>
      </w:r>
      <w:r w:rsidR="001B5CC9" w:rsidRPr="00AA3F6A">
        <w:rPr>
          <w:rFonts w:ascii="Adobe Clean SemiLight" w:hAnsi="Adobe Clean SemiLight"/>
        </w:rPr>
        <w:t>data,</w:t>
      </w:r>
      <w:r w:rsidRPr="00AA3F6A">
        <w:rPr>
          <w:rFonts w:ascii="Adobe Clean SemiLight" w:hAnsi="Adobe Clean SemiLight"/>
        </w:rPr>
        <w:t xml:space="preserve"> and optimizing the user experience.</w:t>
      </w:r>
    </w:p>
    <w:p w14:paraId="773C1FC1" w14:textId="77777777" w:rsidR="0074366D" w:rsidRPr="00D53FB8" w:rsidRDefault="0074366D" w:rsidP="005D2724">
      <w:pPr>
        <w:rPr>
          <w:rFonts w:ascii="Adobe Clean" w:hAnsi="Adobe Clean"/>
        </w:rPr>
      </w:pPr>
    </w:p>
    <w:p w14:paraId="42B63A7D" w14:textId="4CEF64A8" w:rsidR="00EF7FA8" w:rsidRPr="00D53FB8" w:rsidRDefault="00235989" w:rsidP="005D2724">
      <w:pPr>
        <w:rPr>
          <w:rFonts w:ascii="Adobe Clean" w:hAnsi="Adobe Clean"/>
        </w:rPr>
      </w:pPr>
      <w:r w:rsidRPr="00D53FB8">
        <w:rPr>
          <w:rFonts w:ascii="Adobe Clean" w:hAnsi="Adobe Clean"/>
          <w:noProof/>
        </w:rPr>
        <w:drawing>
          <wp:inline distT="0" distB="0" distL="0" distR="0" wp14:anchorId="16F55999" wp14:editId="5D7B10E1">
            <wp:extent cx="5051627" cy="4542128"/>
            <wp:effectExtent l="0" t="0" r="3175" b="5080"/>
            <wp:docPr id="52" name="Picture 52">
              <a:extLst xmlns:a="http://schemas.openxmlformats.org/drawingml/2006/main">
                <a:ext uri="{FF2B5EF4-FFF2-40B4-BE49-F238E27FC236}">
                  <a16:creationId xmlns:a16="http://schemas.microsoft.com/office/drawing/2014/main" id="{3424BBAD-B2DB-DBB2-CBB7-D84312289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a:extLst>
                        <a:ext uri="{FF2B5EF4-FFF2-40B4-BE49-F238E27FC236}">
                          <a16:creationId xmlns:a16="http://schemas.microsoft.com/office/drawing/2014/main" id="{3424BBAD-B2DB-DBB2-CBB7-D84312289E7D}"/>
                        </a:ext>
                      </a:extLst>
                    </pic:cNvPr>
                    <pic:cNvPicPr>
                      <a:picLocks noChangeAspect="1"/>
                    </pic:cNvPicPr>
                  </pic:nvPicPr>
                  <pic:blipFill>
                    <a:blip r:embed="rId12"/>
                    <a:stretch>
                      <a:fillRect/>
                    </a:stretch>
                  </pic:blipFill>
                  <pic:spPr>
                    <a:xfrm>
                      <a:off x="0" y="0"/>
                      <a:ext cx="5051627" cy="4542128"/>
                    </a:xfrm>
                    <a:prstGeom prst="rect">
                      <a:avLst/>
                    </a:prstGeom>
                  </pic:spPr>
                </pic:pic>
              </a:graphicData>
            </a:graphic>
          </wp:inline>
        </w:drawing>
      </w:r>
    </w:p>
    <w:p w14:paraId="420401A4" w14:textId="77777777" w:rsidR="00235989" w:rsidRPr="00D53FB8" w:rsidRDefault="00235989" w:rsidP="005D2724">
      <w:pPr>
        <w:rPr>
          <w:rFonts w:ascii="Adobe Clean" w:hAnsi="Adobe Clean"/>
        </w:rPr>
      </w:pPr>
    </w:p>
    <w:p w14:paraId="37E8D395" w14:textId="080A8615" w:rsidR="00C50CBD" w:rsidRPr="00D53FB8" w:rsidRDefault="00C50CBD" w:rsidP="00C50CBD">
      <w:pPr>
        <w:pStyle w:val="Heading2"/>
      </w:pPr>
      <w:bookmarkStart w:id="31" w:name="_Toc141784425"/>
      <w:r w:rsidRPr="00D53FB8">
        <w:t>Sequence Diagram</w:t>
      </w:r>
      <w:bookmarkEnd w:id="31"/>
    </w:p>
    <w:p w14:paraId="034633CD" w14:textId="39032796" w:rsidR="00AC574A" w:rsidRPr="00AA3F6A" w:rsidRDefault="00AC574A" w:rsidP="006E3ACC">
      <w:pPr>
        <w:pStyle w:val="ListParagraph"/>
        <w:numPr>
          <w:ilvl w:val="0"/>
          <w:numId w:val="22"/>
        </w:numPr>
        <w:rPr>
          <w:rFonts w:ascii="Adobe Clean SemiLight" w:hAnsi="Adobe Clean SemiLight"/>
        </w:rPr>
      </w:pPr>
      <w:r w:rsidRPr="00AA3F6A">
        <w:rPr>
          <w:rFonts w:ascii="Adobe Clean SemiLight" w:hAnsi="Adobe Clean SemiLight"/>
        </w:rPr>
        <w:t>The user interacts with the AEM</w:t>
      </w:r>
      <w:r w:rsidR="00E62E16" w:rsidRPr="00AA3F6A">
        <w:rPr>
          <w:rFonts w:ascii="Adobe Clean SemiLight" w:hAnsi="Adobe Clean SemiLight"/>
        </w:rPr>
        <w:t xml:space="preserve"> container Application</w:t>
      </w:r>
      <w:r w:rsidRPr="00AA3F6A">
        <w:rPr>
          <w:rFonts w:ascii="Adobe Clean SemiLight" w:hAnsi="Adobe Clean SemiLight"/>
        </w:rPr>
        <w:t>, which acts as the entry point to the application.</w:t>
      </w:r>
    </w:p>
    <w:p w14:paraId="373DF160" w14:textId="443BC92B" w:rsidR="00AC574A" w:rsidRPr="00AA3F6A" w:rsidRDefault="00AC574A" w:rsidP="006E3ACC">
      <w:pPr>
        <w:pStyle w:val="ListParagraph"/>
        <w:numPr>
          <w:ilvl w:val="0"/>
          <w:numId w:val="22"/>
        </w:numPr>
        <w:rPr>
          <w:rFonts w:ascii="Adobe Clean SemiLight" w:hAnsi="Adobe Clean SemiLight"/>
        </w:rPr>
      </w:pPr>
      <w:r w:rsidRPr="00AA3F6A">
        <w:rPr>
          <w:rFonts w:ascii="Adobe Clean SemiLight" w:hAnsi="Adobe Clean SemiLight"/>
        </w:rPr>
        <w:lastRenderedPageBreak/>
        <w:t xml:space="preserve">The </w:t>
      </w:r>
      <w:r w:rsidR="00381314" w:rsidRPr="00AA3F6A">
        <w:rPr>
          <w:rFonts w:ascii="Adobe Clean SemiLight" w:hAnsi="Adobe Clean SemiLight"/>
        </w:rPr>
        <w:t>AEM</w:t>
      </w:r>
      <w:r w:rsidR="00E62E16" w:rsidRPr="00AA3F6A">
        <w:rPr>
          <w:rFonts w:ascii="Adobe Clean SemiLight" w:hAnsi="Adobe Clean SemiLight"/>
        </w:rPr>
        <w:t xml:space="preserve"> container</w:t>
      </w:r>
      <w:r w:rsidRPr="00AA3F6A">
        <w:rPr>
          <w:rFonts w:ascii="Adobe Clean SemiLight" w:hAnsi="Adobe Clean SemiLight"/>
        </w:rPr>
        <w:t xml:space="preserve"> </w:t>
      </w:r>
      <w:r w:rsidR="00E62E16" w:rsidRPr="00AA3F6A">
        <w:rPr>
          <w:rFonts w:ascii="Adobe Clean SemiLight" w:hAnsi="Adobe Clean SemiLight"/>
        </w:rPr>
        <w:t xml:space="preserve">Application </w:t>
      </w:r>
      <w:r w:rsidRPr="00AA3F6A">
        <w:rPr>
          <w:rFonts w:ascii="Adobe Clean SemiLight" w:hAnsi="Adobe Clean SemiLight"/>
        </w:rPr>
        <w:t>coordinates the Micro Frontends and renders the placeholders/components that will initialize each Micro Frontend.</w:t>
      </w:r>
    </w:p>
    <w:p w14:paraId="5E61C8AA" w14:textId="77777777" w:rsidR="00AC574A" w:rsidRPr="00AA3F6A" w:rsidRDefault="00AC574A" w:rsidP="006E3ACC">
      <w:pPr>
        <w:pStyle w:val="ListParagraph"/>
        <w:numPr>
          <w:ilvl w:val="0"/>
          <w:numId w:val="22"/>
        </w:numPr>
        <w:rPr>
          <w:rFonts w:ascii="Adobe Clean SemiLight" w:hAnsi="Adobe Clean SemiLight"/>
        </w:rPr>
      </w:pPr>
      <w:r w:rsidRPr="00AA3F6A">
        <w:rPr>
          <w:rFonts w:ascii="Adobe Clean SemiLight" w:hAnsi="Adobe Clean SemiLight"/>
        </w:rPr>
        <w:t>Each Micro Frontend accesses content from AEM using GraphQL, allowing for precise data retrieval based on specific requirements.</w:t>
      </w:r>
    </w:p>
    <w:p w14:paraId="685C1BF7" w14:textId="77777777" w:rsidR="00AC574A" w:rsidRPr="00AA3F6A" w:rsidRDefault="00AC574A" w:rsidP="006E3ACC">
      <w:pPr>
        <w:pStyle w:val="ListParagraph"/>
        <w:numPr>
          <w:ilvl w:val="0"/>
          <w:numId w:val="22"/>
        </w:numPr>
        <w:rPr>
          <w:rFonts w:ascii="Adobe Clean SemiLight" w:hAnsi="Adobe Clean SemiLight"/>
        </w:rPr>
      </w:pPr>
      <w:r w:rsidRPr="00AA3F6A">
        <w:rPr>
          <w:rFonts w:ascii="Adobe Clean SemiLight" w:hAnsi="Adobe Clean SemiLight"/>
        </w:rPr>
        <w:t>Simultaneously, the Micro Frontends interact with Microservices to obtain core business data.</w:t>
      </w:r>
    </w:p>
    <w:p w14:paraId="013C60FE" w14:textId="22278AC3" w:rsidR="00D46E45" w:rsidRPr="00AA3F6A" w:rsidRDefault="00AC574A" w:rsidP="005D2724">
      <w:pPr>
        <w:pStyle w:val="ListParagraph"/>
        <w:numPr>
          <w:ilvl w:val="0"/>
          <w:numId w:val="22"/>
        </w:numPr>
        <w:rPr>
          <w:rFonts w:ascii="Adobe Clean SemiLight" w:hAnsi="Adobe Clean SemiLight"/>
        </w:rPr>
      </w:pPr>
      <w:r w:rsidRPr="00AA3F6A">
        <w:rPr>
          <w:rFonts w:ascii="Adobe Clean SemiLight" w:hAnsi="Adobe Clean SemiLight"/>
        </w:rPr>
        <w:t>The Micro Frontends combine data from AEM and Microservices to render the user interface, ensuring seamless data integration and an enhanced user experience.</w:t>
      </w:r>
    </w:p>
    <w:p w14:paraId="2FA8DBE0" w14:textId="2BE05116" w:rsidR="00D46E45" w:rsidRPr="00D53FB8" w:rsidRDefault="00D46E45" w:rsidP="005D2724">
      <w:pPr>
        <w:rPr>
          <w:rFonts w:ascii="Adobe Clean" w:hAnsi="Adobe Clean"/>
          <w:noProof/>
        </w:rPr>
      </w:pPr>
    </w:p>
    <w:p w14:paraId="53694791" w14:textId="77777777" w:rsidR="00A54FE4" w:rsidRPr="00D53FB8" w:rsidRDefault="00A54FE4" w:rsidP="005D2724">
      <w:pPr>
        <w:rPr>
          <w:rFonts w:ascii="Adobe Clean" w:hAnsi="Adobe Clean"/>
          <w:noProof/>
        </w:rPr>
      </w:pPr>
    </w:p>
    <w:p w14:paraId="10FC4493" w14:textId="68907A34" w:rsidR="00A54FE4" w:rsidRPr="00D53FB8" w:rsidRDefault="00BF7C4D" w:rsidP="005D2724">
      <w:pPr>
        <w:rPr>
          <w:rFonts w:ascii="Adobe Clean" w:hAnsi="Adobe Clean"/>
        </w:rPr>
      </w:pPr>
      <w:r w:rsidRPr="00D53FB8">
        <w:rPr>
          <w:rFonts w:ascii="Adobe Clean" w:hAnsi="Adobe Clean"/>
          <w:noProof/>
        </w:rPr>
        <w:drawing>
          <wp:inline distT="0" distB="0" distL="0" distR="0" wp14:anchorId="09AD1681" wp14:editId="07E97847">
            <wp:extent cx="6424826" cy="3155430"/>
            <wp:effectExtent l="0" t="0" r="1905" b="0"/>
            <wp:docPr id="915428940" name="Picture 91542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28940" name=""/>
                    <pic:cNvPicPr/>
                  </pic:nvPicPr>
                  <pic:blipFill>
                    <a:blip r:embed="rId13"/>
                    <a:stretch>
                      <a:fillRect/>
                    </a:stretch>
                  </pic:blipFill>
                  <pic:spPr>
                    <a:xfrm>
                      <a:off x="0" y="0"/>
                      <a:ext cx="6485156" cy="3185060"/>
                    </a:xfrm>
                    <a:prstGeom prst="rect">
                      <a:avLst/>
                    </a:prstGeom>
                  </pic:spPr>
                </pic:pic>
              </a:graphicData>
            </a:graphic>
          </wp:inline>
        </w:drawing>
      </w:r>
    </w:p>
    <w:p w14:paraId="50D723B6" w14:textId="1D96A83A" w:rsidR="65A68185" w:rsidRPr="00D53FB8" w:rsidRDefault="65A68185">
      <w:pPr>
        <w:rPr>
          <w:rFonts w:ascii="Adobe Clean" w:hAnsi="Adobe Clean"/>
        </w:rPr>
      </w:pPr>
    </w:p>
    <w:p w14:paraId="045B00EB" w14:textId="0720D581" w:rsidR="006871CD" w:rsidRPr="00D53FB8" w:rsidRDefault="006871CD" w:rsidP="006871CD">
      <w:pPr>
        <w:pStyle w:val="Heading2"/>
      </w:pPr>
      <w:bookmarkStart w:id="32" w:name="_Toc141784426"/>
      <w:r w:rsidRPr="00D53FB8">
        <w:t>Archi</w:t>
      </w:r>
      <w:r w:rsidR="00DD6B3A" w:rsidRPr="00D53FB8">
        <w:t>tectural Benefits</w:t>
      </w:r>
      <w:bookmarkEnd w:id="32"/>
    </w:p>
    <w:p w14:paraId="19235047" w14:textId="77777777" w:rsidR="00222877" w:rsidRPr="00AA3F6A" w:rsidRDefault="00222877" w:rsidP="00222877">
      <w:pPr>
        <w:rPr>
          <w:rFonts w:ascii="Adobe Clean SemiLight" w:hAnsi="Adobe Clean SemiLight"/>
        </w:rPr>
      </w:pPr>
      <w:r w:rsidRPr="00AA3F6A">
        <w:rPr>
          <w:rFonts w:ascii="Adobe Clean SemiLight" w:hAnsi="Adobe Clean SemiLight"/>
        </w:rPr>
        <w:t>Modularity and Reusability: The Micro Frontend Architecture promotes component reusability and autonomy, allowing teams to work independently on different parts of the application.</w:t>
      </w:r>
    </w:p>
    <w:p w14:paraId="7ACB8550" w14:textId="77777777" w:rsidR="00222877" w:rsidRPr="00AA3F6A" w:rsidRDefault="00222877" w:rsidP="00222877">
      <w:pPr>
        <w:rPr>
          <w:rFonts w:ascii="Adobe Clean SemiLight" w:hAnsi="Adobe Clean SemiLight"/>
        </w:rPr>
      </w:pPr>
      <w:r w:rsidRPr="00AA3F6A">
        <w:rPr>
          <w:rFonts w:ascii="Adobe Clean SemiLight" w:hAnsi="Adobe Clean SemiLight"/>
        </w:rPr>
        <w:t>Efficient Content Management: AEM serves as a powerful content management system, enabling easy content updates and personalization without the need for redeployment.</w:t>
      </w:r>
    </w:p>
    <w:p w14:paraId="6CC63FE0" w14:textId="77777777" w:rsidR="00222877" w:rsidRPr="00AA3F6A" w:rsidRDefault="00222877" w:rsidP="00222877">
      <w:pPr>
        <w:rPr>
          <w:rFonts w:ascii="Adobe Clean SemiLight" w:hAnsi="Adobe Clean SemiLight"/>
        </w:rPr>
      </w:pPr>
      <w:r w:rsidRPr="00AA3F6A">
        <w:rPr>
          <w:rFonts w:ascii="Adobe Clean SemiLight" w:hAnsi="Adobe Clean SemiLight"/>
        </w:rPr>
        <w:t>Optimized Performance: The use of Akamai CDN ensures fast and reliable content delivery to users, reducing latency and improving the application's performance.</w:t>
      </w:r>
    </w:p>
    <w:p w14:paraId="0C8D7149" w14:textId="77777777" w:rsidR="00222877" w:rsidRPr="00AA3F6A" w:rsidRDefault="00222877" w:rsidP="00222877">
      <w:pPr>
        <w:rPr>
          <w:rFonts w:ascii="Adobe Clean SemiLight" w:hAnsi="Adobe Clean SemiLight"/>
        </w:rPr>
      </w:pPr>
      <w:r w:rsidRPr="00AA3F6A">
        <w:rPr>
          <w:rFonts w:ascii="Adobe Clean SemiLight" w:hAnsi="Adobe Clean SemiLight"/>
        </w:rPr>
        <w:t>Scalability: The decoupled architecture facilitates horizontal scaling, allowing the system to handle increasing user traffic effectively.</w:t>
      </w:r>
    </w:p>
    <w:p w14:paraId="698673A0" w14:textId="293FA934" w:rsidR="00222877" w:rsidRPr="00AA3F6A" w:rsidRDefault="00222877" w:rsidP="00222877">
      <w:pPr>
        <w:rPr>
          <w:rFonts w:ascii="Adobe Clean SemiLight" w:hAnsi="Adobe Clean SemiLight"/>
        </w:rPr>
      </w:pPr>
      <w:r w:rsidRPr="00AA3F6A">
        <w:rPr>
          <w:rFonts w:ascii="Adobe Clean SemiLight" w:hAnsi="Adobe Clean SemiLight"/>
        </w:rPr>
        <w:t>In summary, the proposed solution architecture optimizes the user experience, simplifies content management, and ensures seamless integration of content and core business data through a Micro Frontend Architecture, Design System, and the efficient use of AEM and Microservices</w:t>
      </w:r>
    </w:p>
    <w:p w14:paraId="325CD91B" w14:textId="77777777" w:rsidR="00900A70" w:rsidRPr="00D53FB8" w:rsidRDefault="00900A70" w:rsidP="00222877">
      <w:pPr>
        <w:rPr>
          <w:rFonts w:ascii="Adobe Clean" w:hAnsi="Adobe Clean"/>
        </w:rPr>
      </w:pPr>
    </w:p>
    <w:p w14:paraId="32581A90" w14:textId="3E1C2FDE" w:rsidR="00900A70" w:rsidRPr="00D53FB8" w:rsidRDefault="00EE3CF4" w:rsidP="00900A70">
      <w:pPr>
        <w:pStyle w:val="Heading1"/>
        <w:rPr>
          <w:rFonts w:ascii="Adobe Clean" w:hAnsi="Adobe Clean"/>
        </w:rPr>
      </w:pPr>
      <w:bookmarkStart w:id="33" w:name="_Toc141784427"/>
      <w:r w:rsidRPr="00D53FB8">
        <w:rPr>
          <w:rStyle w:val="Heading1Char"/>
          <w:rFonts w:ascii="Adobe Clean" w:hAnsi="Adobe Clean"/>
        </w:rPr>
        <w:lastRenderedPageBreak/>
        <w:t>Implementation</w:t>
      </w:r>
      <w:bookmarkEnd w:id="33"/>
    </w:p>
    <w:p w14:paraId="07F15041" w14:textId="710B00F0" w:rsidR="00900A70" w:rsidRPr="00D53FB8" w:rsidRDefault="00EE3CF4" w:rsidP="00900A70">
      <w:pPr>
        <w:pStyle w:val="Heading2"/>
      </w:pPr>
      <w:bookmarkStart w:id="34" w:name="_Toc141784428"/>
      <w:r w:rsidRPr="00D53FB8">
        <w:t xml:space="preserve">AEM Content </w:t>
      </w:r>
      <w:r w:rsidR="001029AE">
        <w:t>a</w:t>
      </w:r>
      <w:r w:rsidRPr="00D53FB8">
        <w:t>s a Service Strategy</w:t>
      </w:r>
      <w:bookmarkEnd w:id="34"/>
    </w:p>
    <w:p w14:paraId="4FA07D0B" w14:textId="0F4A197E" w:rsidR="00900A70" w:rsidRPr="00AA3F6A" w:rsidRDefault="0062406A" w:rsidP="00900A70">
      <w:pPr>
        <w:rPr>
          <w:rFonts w:ascii="Adobe Clean SemiLight" w:hAnsi="Adobe Clean SemiLight"/>
        </w:rPr>
      </w:pPr>
      <w:r w:rsidRPr="00AA3F6A">
        <w:rPr>
          <w:rFonts w:ascii="Adobe Clean SemiLight" w:hAnsi="Adobe Clean SemiLight"/>
        </w:rPr>
        <w:t xml:space="preserve">Content Fragments have been successfully implemented to describe and manage structured content containing various content types, such as text, numerical data, Boolean, date and time, among others. These fragments primarily comprise editorial content, accompanied by related images. It is important to note that Content Fragments are purely focused on content, devoid of any design or layout elements. These fragments are efficiently stored as assets within the existing </w:t>
      </w:r>
      <w:r w:rsidR="001029AE" w:rsidRPr="00AA3F6A">
        <w:rPr>
          <w:rFonts w:ascii="Adobe Clean SemiLight" w:hAnsi="Adobe Clean SemiLight"/>
        </w:rPr>
        <w:t>system.</w:t>
      </w:r>
    </w:p>
    <w:p w14:paraId="2E1DEFA1" w14:textId="77777777" w:rsidR="00BD043E" w:rsidRPr="00D53FB8" w:rsidRDefault="00BD043E" w:rsidP="00900A70">
      <w:pPr>
        <w:rPr>
          <w:rFonts w:ascii="Adobe Clean" w:hAnsi="Adobe Clean"/>
        </w:rPr>
      </w:pPr>
    </w:p>
    <w:p w14:paraId="50B7942D" w14:textId="69DF3A48" w:rsidR="00BD043E" w:rsidRPr="003E56D1" w:rsidRDefault="00BD043E" w:rsidP="00BD043E">
      <w:pPr>
        <w:pStyle w:val="Heading2"/>
      </w:pPr>
      <w:bookmarkStart w:id="35" w:name="_Toc141784429"/>
      <w:r w:rsidRPr="00D53FB8">
        <w:t>Code Repo</w:t>
      </w:r>
      <w:r w:rsidR="00B0497E" w:rsidRPr="00D53FB8">
        <w:t xml:space="preserve"> Setup</w:t>
      </w:r>
      <w:bookmarkEnd w:id="35"/>
    </w:p>
    <w:p w14:paraId="1BF10B3E" w14:textId="3FECC5E5" w:rsidR="00BD043E" w:rsidRPr="00D53FB8" w:rsidRDefault="00BD043E" w:rsidP="00BD043E">
      <w:pPr>
        <w:rPr>
          <w:rFonts w:ascii="Adobe Clean" w:hAnsi="Adobe Clean"/>
        </w:rPr>
      </w:pPr>
      <w:r w:rsidRPr="00D53FB8">
        <w:rPr>
          <w:rFonts w:ascii="Adobe Clean" w:hAnsi="Adobe Clean"/>
          <w:noProof/>
        </w:rPr>
        <w:drawing>
          <wp:inline distT="0" distB="0" distL="0" distR="0" wp14:anchorId="7970ABFE" wp14:editId="5B93E022">
            <wp:extent cx="5727700" cy="2325370"/>
            <wp:effectExtent l="0" t="0" r="0" b="0"/>
            <wp:docPr id="1138736159" name="Picture 1138736159" descr="A diagram of a pack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36159" name="Picture 1" descr="A diagram of a package&#10;&#10;Description automatically generated"/>
                    <pic:cNvPicPr/>
                  </pic:nvPicPr>
                  <pic:blipFill>
                    <a:blip r:embed="rId14"/>
                    <a:stretch>
                      <a:fillRect/>
                    </a:stretch>
                  </pic:blipFill>
                  <pic:spPr>
                    <a:xfrm>
                      <a:off x="0" y="0"/>
                      <a:ext cx="5727700" cy="2325370"/>
                    </a:xfrm>
                    <a:prstGeom prst="rect">
                      <a:avLst/>
                    </a:prstGeom>
                  </pic:spPr>
                </pic:pic>
              </a:graphicData>
            </a:graphic>
          </wp:inline>
        </w:drawing>
      </w:r>
    </w:p>
    <w:p w14:paraId="113F47BB" w14:textId="77777777" w:rsidR="00BD043E" w:rsidRPr="00D53FB8" w:rsidRDefault="00BD043E" w:rsidP="00B0497E">
      <w:pPr>
        <w:rPr>
          <w:rFonts w:ascii="Adobe Clean" w:hAnsi="Adobe Clean"/>
        </w:rPr>
      </w:pPr>
    </w:p>
    <w:p w14:paraId="04C0E090" w14:textId="1F9ADECF" w:rsidR="00FE06EF" w:rsidRPr="00AA3F6A" w:rsidRDefault="00FE06EF" w:rsidP="00FE06EF">
      <w:pPr>
        <w:rPr>
          <w:rFonts w:ascii="Adobe Clean SemiLight" w:hAnsi="Adobe Clean SemiLight"/>
        </w:rPr>
      </w:pPr>
      <w:r w:rsidRPr="00AA3F6A">
        <w:rPr>
          <w:rFonts w:ascii="Adobe Clean SemiLight" w:hAnsi="Adobe Clean SemiLight"/>
        </w:rPr>
        <w:t xml:space="preserve">All Micro Frontends and the Design System are organized within a </w:t>
      </w:r>
      <w:proofErr w:type="spellStart"/>
      <w:r w:rsidRPr="00AA3F6A">
        <w:rPr>
          <w:rFonts w:ascii="Adobe Clean SemiLight" w:hAnsi="Adobe Clean SemiLight"/>
        </w:rPr>
        <w:t>monorepo</w:t>
      </w:r>
      <w:proofErr w:type="spellEnd"/>
      <w:r w:rsidRPr="00AA3F6A">
        <w:rPr>
          <w:rFonts w:ascii="Adobe Clean SemiLight" w:hAnsi="Adobe Clean SemiLight"/>
        </w:rPr>
        <w:t xml:space="preserve"> setup, simplifying version control and facilitating collaborative development.</w:t>
      </w:r>
    </w:p>
    <w:p w14:paraId="4EA25A6D" w14:textId="551F709A" w:rsidR="00FE06EF" w:rsidRPr="00AA3F6A" w:rsidRDefault="00FE06EF" w:rsidP="00FE06EF">
      <w:pPr>
        <w:rPr>
          <w:rFonts w:ascii="Adobe Clean SemiLight" w:hAnsi="Adobe Clean SemiLight"/>
        </w:rPr>
      </w:pPr>
      <w:proofErr w:type="spellStart"/>
      <w:r w:rsidRPr="00AA3F6A">
        <w:rPr>
          <w:rFonts w:ascii="Adobe Clean SemiLight" w:hAnsi="Adobe Clean SemiLight"/>
        </w:rPr>
        <w:t>Lerna</w:t>
      </w:r>
      <w:proofErr w:type="spellEnd"/>
      <w:r w:rsidRPr="00AA3F6A">
        <w:rPr>
          <w:rFonts w:ascii="Adobe Clean SemiLight" w:hAnsi="Adobe Clean SemiLight"/>
        </w:rPr>
        <w:t>, a popular tool for managing JavaScript projects with multiple packages, is utilized to bootstrap all Micro Frontend and Design System packages, ensuring smooth interdependency management.</w:t>
      </w:r>
    </w:p>
    <w:p w14:paraId="079CAE62" w14:textId="68A3181B" w:rsidR="00FE06EF" w:rsidRPr="00AA3F6A" w:rsidRDefault="00FE06EF" w:rsidP="00FE06EF">
      <w:pPr>
        <w:rPr>
          <w:rFonts w:ascii="Adobe Clean SemiLight" w:hAnsi="Adobe Clean SemiLight"/>
        </w:rPr>
      </w:pPr>
      <w:r w:rsidRPr="00AA3F6A">
        <w:rPr>
          <w:rFonts w:ascii="Adobe Clean SemiLight" w:hAnsi="Adobe Clean SemiLight"/>
        </w:rPr>
        <w:t xml:space="preserve">The Design System, containing reusable components, is treated as a node package and easily integrated into the Micro Frontends through </w:t>
      </w:r>
      <w:proofErr w:type="spellStart"/>
      <w:r w:rsidRPr="00AA3F6A">
        <w:rPr>
          <w:rFonts w:ascii="Adobe Clean SemiLight" w:hAnsi="Adobe Clean SemiLight"/>
        </w:rPr>
        <w:t>Lerna's</w:t>
      </w:r>
      <w:proofErr w:type="spellEnd"/>
      <w:r w:rsidRPr="00AA3F6A">
        <w:rPr>
          <w:rFonts w:ascii="Adobe Clean SemiLight" w:hAnsi="Adobe Clean SemiLight"/>
        </w:rPr>
        <w:t xml:space="preserve"> capabilities.</w:t>
      </w:r>
    </w:p>
    <w:p w14:paraId="50D41181" w14:textId="240E4FD0" w:rsidR="00AD6EFC" w:rsidRPr="00AA3F6A" w:rsidRDefault="00FE06EF" w:rsidP="005D1C6F">
      <w:pPr>
        <w:rPr>
          <w:rFonts w:ascii="Adobe Clean SemiLight" w:hAnsi="Adobe Clean SemiLight"/>
        </w:rPr>
      </w:pPr>
      <w:proofErr w:type="spellStart"/>
      <w:r w:rsidRPr="00AA3F6A">
        <w:rPr>
          <w:rFonts w:ascii="Adobe Clean SemiLight" w:hAnsi="Adobe Clean SemiLight"/>
        </w:rPr>
        <w:t>Clientlibs</w:t>
      </w:r>
      <w:proofErr w:type="spellEnd"/>
      <w:r w:rsidRPr="00AA3F6A">
        <w:rPr>
          <w:rFonts w:ascii="Adobe Clean SemiLight" w:hAnsi="Adobe Clean SemiLight"/>
        </w:rPr>
        <w:t xml:space="preserve">, generated through the AEM (Adobe Experience Manager) container application, are responsible for delivering content and presentation to the </w:t>
      </w:r>
      <w:bookmarkStart w:id="36" w:name="_Toc523726980"/>
      <w:bookmarkStart w:id="37" w:name="_Toc523734714"/>
      <w:r w:rsidR="007730EC" w:rsidRPr="00AA3F6A">
        <w:rPr>
          <w:rFonts w:ascii="Adobe Clean SemiLight" w:hAnsi="Adobe Clean SemiLight"/>
        </w:rPr>
        <w:t>end-users.</w:t>
      </w:r>
    </w:p>
    <w:p w14:paraId="70EF9178" w14:textId="0C7B6AE5" w:rsidR="009F76A7" w:rsidRPr="00D53FB8" w:rsidRDefault="009F76A7" w:rsidP="009F76A7">
      <w:pPr>
        <w:pStyle w:val="Heading2"/>
      </w:pPr>
      <w:bookmarkStart w:id="38" w:name="_Toc141784430"/>
      <w:r w:rsidRPr="00D53FB8">
        <w:t>Scope for Optimization</w:t>
      </w:r>
      <w:bookmarkEnd w:id="38"/>
    </w:p>
    <w:p w14:paraId="4E36989A" w14:textId="07CAE880" w:rsidR="00853DC2" w:rsidRPr="00AA3F6A" w:rsidRDefault="00853DC2" w:rsidP="00853DC2">
      <w:pPr>
        <w:rPr>
          <w:rFonts w:ascii="Adobe Clean SemiLight" w:hAnsi="Adobe Clean SemiLight"/>
          <w:b/>
          <w:bCs/>
        </w:rPr>
      </w:pPr>
      <w:proofErr w:type="spellStart"/>
      <w:r w:rsidRPr="00AA3F6A">
        <w:rPr>
          <w:rFonts w:ascii="Adobe Clean SemiLight" w:hAnsi="Adobe Clean SemiLight"/>
          <w:b/>
          <w:bCs/>
        </w:rPr>
        <w:t>Webworkers</w:t>
      </w:r>
      <w:proofErr w:type="spellEnd"/>
      <w:r w:rsidR="00A91753">
        <w:rPr>
          <w:rFonts w:ascii="Adobe Clean SemiLight" w:hAnsi="Adobe Clean SemiLight"/>
          <w:b/>
          <w:bCs/>
        </w:rPr>
        <w:t>:</w:t>
      </w:r>
    </w:p>
    <w:p w14:paraId="7404166C" w14:textId="77777777" w:rsidR="009F76A7" w:rsidRPr="00AA3F6A" w:rsidRDefault="009F76A7" w:rsidP="009F76A7">
      <w:pPr>
        <w:rPr>
          <w:rFonts w:ascii="Adobe Clean SemiLight" w:hAnsi="Adobe Clean SemiLight"/>
        </w:rPr>
      </w:pPr>
      <w:r w:rsidRPr="00AA3F6A">
        <w:rPr>
          <w:rFonts w:ascii="Adobe Clean SemiLight" w:hAnsi="Adobe Clean SemiLight"/>
        </w:rPr>
        <w:t>As web applications grow in complexity, there's an increasing need to optimize performance and responsiveness for a seamless user experience. Web workers offer a promising solution to address this challenge. Web workers allow us to execute computationally intensive tasks in the background, separate from the main UI thread, thus preventing UI slowdowns and unresponsiveness caused by heavy processing. By leveraging web workers, we can offload complex or time-consuming operations, such as image processing, data parsing, or complex calculations, to separate threads. This keeps the</w:t>
      </w:r>
      <w:r w:rsidRPr="00D53FB8">
        <w:rPr>
          <w:rFonts w:ascii="Adobe Clean" w:hAnsi="Adobe Clean"/>
        </w:rPr>
        <w:t xml:space="preserve"> </w:t>
      </w:r>
      <w:r w:rsidRPr="00AA3F6A">
        <w:rPr>
          <w:rFonts w:ascii="Adobe Clean SemiLight" w:hAnsi="Adobe Clean SemiLight"/>
        </w:rPr>
        <w:t>main UI thread free to handle user interactions and ensures a smooth and fluid user experience, especially on devices with limited resources.</w:t>
      </w:r>
    </w:p>
    <w:p w14:paraId="39ACB9F7" w14:textId="6BF866C9" w:rsidR="005638BE" w:rsidRPr="00D53FB8" w:rsidRDefault="005638BE" w:rsidP="009F76A7">
      <w:pPr>
        <w:rPr>
          <w:rFonts w:ascii="Adobe Clean" w:hAnsi="Adobe Clean"/>
        </w:rPr>
      </w:pPr>
      <w:r w:rsidRPr="00D53FB8">
        <w:rPr>
          <w:rFonts w:ascii="Adobe Clean" w:hAnsi="Adobe Clean"/>
          <w:noProof/>
        </w:rPr>
        <w:lastRenderedPageBreak/>
        <w:drawing>
          <wp:inline distT="0" distB="0" distL="0" distR="0" wp14:anchorId="338C0D9A" wp14:editId="4DC073B8">
            <wp:extent cx="5727700" cy="3217545"/>
            <wp:effectExtent l="0" t="0" r="0" b="0"/>
            <wp:docPr id="827171813" name="Picture 82717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71813" name=""/>
                    <pic:cNvPicPr/>
                  </pic:nvPicPr>
                  <pic:blipFill>
                    <a:blip r:embed="rId15"/>
                    <a:stretch>
                      <a:fillRect/>
                    </a:stretch>
                  </pic:blipFill>
                  <pic:spPr>
                    <a:xfrm>
                      <a:off x="0" y="0"/>
                      <a:ext cx="5727700" cy="3217545"/>
                    </a:xfrm>
                    <a:prstGeom prst="rect">
                      <a:avLst/>
                    </a:prstGeom>
                  </pic:spPr>
                </pic:pic>
              </a:graphicData>
            </a:graphic>
          </wp:inline>
        </w:drawing>
      </w:r>
    </w:p>
    <w:p w14:paraId="68104489" w14:textId="5C387AB8" w:rsidR="005638BE" w:rsidRPr="00D53FB8" w:rsidRDefault="005638BE" w:rsidP="009F76A7">
      <w:pPr>
        <w:rPr>
          <w:rFonts w:ascii="Adobe Clean" w:hAnsi="Adobe Clean"/>
        </w:rPr>
      </w:pPr>
      <w:r w:rsidRPr="00D53FB8">
        <w:rPr>
          <w:rFonts w:ascii="Adobe Clean" w:hAnsi="Adobe Clean"/>
        </w:rPr>
        <w:t xml:space="preserve">Source: </w:t>
      </w:r>
      <w:hyperlink r:id="rId16" w:history="1">
        <w:r w:rsidR="00493556" w:rsidRPr="00D53FB8">
          <w:rPr>
            <w:rStyle w:val="Hyperlink"/>
            <w:rFonts w:ascii="Adobe Clean" w:hAnsi="Adobe Clean"/>
          </w:rPr>
          <w:t>https://jscrambler.com/blog/web-workers-and-the-threads-that-bind-us</w:t>
        </w:r>
      </w:hyperlink>
      <w:r w:rsidR="00493556" w:rsidRPr="00D53FB8">
        <w:rPr>
          <w:rFonts w:ascii="Adobe Clean" w:hAnsi="Adobe Clean"/>
        </w:rPr>
        <w:t xml:space="preserve"> </w:t>
      </w:r>
    </w:p>
    <w:p w14:paraId="0728F14E" w14:textId="77777777" w:rsidR="65A68185" w:rsidRPr="00D53FB8" w:rsidRDefault="65A68185">
      <w:pPr>
        <w:rPr>
          <w:rFonts w:ascii="Adobe Clean" w:hAnsi="Adobe Clean"/>
          <w:strike/>
        </w:rPr>
      </w:pPr>
    </w:p>
    <w:p w14:paraId="179C21D7" w14:textId="628207F3" w:rsidR="0014046E" w:rsidRPr="00D53FB8" w:rsidRDefault="72026DA8" w:rsidP="00F06EF7">
      <w:pPr>
        <w:pStyle w:val="Heading1"/>
        <w:rPr>
          <w:rFonts w:ascii="Adobe Clean" w:hAnsi="Adobe Clean"/>
        </w:rPr>
      </w:pPr>
      <w:bookmarkStart w:id="39" w:name="_Toc141784431"/>
      <w:r w:rsidRPr="00D53FB8">
        <w:rPr>
          <w:rFonts w:ascii="Adobe Clean" w:hAnsi="Adobe Clean"/>
        </w:rPr>
        <w:t xml:space="preserve">Future </w:t>
      </w:r>
      <w:bookmarkEnd w:id="36"/>
      <w:bookmarkEnd w:id="37"/>
      <w:r w:rsidR="004675CF" w:rsidRPr="00D53FB8">
        <w:rPr>
          <w:rFonts w:ascii="Adobe Clean" w:hAnsi="Adobe Clean"/>
        </w:rPr>
        <w:t>Considerations</w:t>
      </w:r>
      <w:bookmarkEnd w:id="39"/>
    </w:p>
    <w:p w14:paraId="5BCAEE80" w14:textId="3C9EC1E8" w:rsidR="00F06EF7" w:rsidRPr="00D53FB8" w:rsidRDefault="00D13D4B" w:rsidP="00F06EF7">
      <w:pPr>
        <w:pStyle w:val="Heading2"/>
      </w:pPr>
      <w:bookmarkStart w:id="40" w:name="_Toc141784432"/>
      <w:r>
        <w:t>Micro Frontend</w:t>
      </w:r>
      <w:r w:rsidR="00E0060D" w:rsidRPr="00D53FB8">
        <w:t>s in Headless AEM</w:t>
      </w:r>
      <w:bookmarkEnd w:id="40"/>
    </w:p>
    <w:p w14:paraId="659A758D" w14:textId="1456CF8A" w:rsidR="00741E43" w:rsidRPr="00AA3F6A" w:rsidRDefault="00735493">
      <w:pPr>
        <w:rPr>
          <w:rFonts w:ascii="Adobe Clean SemiLight" w:hAnsi="Adobe Clean SemiLight"/>
        </w:rPr>
      </w:pPr>
      <w:r w:rsidRPr="00AA3F6A">
        <w:rPr>
          <w:rFonts w:ascii="Adobe Clean SemiLight" w:hAnsi="Adobe Clean SemiLight"/>
        </w:rPr>
        <w:t xml:space="preserve">A headless CMS, like AEM, decouples the backend (content management) from the frontend (presentation layer). This approach allows developers to use AEM solely for content creation and management while using other technologies (like </w:t>
      </w:r>
      <w:r w:rsidR="00D13D4B" w:rsidRPr="00AA3F6A">
        <w:rPr>
          <w:rFonts w:ascii="Adobe Clean SemiLight" w:hAnsi="Adobe Clean SemiLight"/>
        </w:rPr>
        <w:t xml:space="preserve">Micro Frontend </w:t>
      </w:r>
      <w:r w:rsidRPr="00AA3F6A">
        <w:rPr>
          <w:rFonts w:ascii="Adobe Clean SemiLight" w:hAnsi="Adobe Clean SemiLight"/>
        </w:rPr>
        <w:t>s) for rendering and displaying content on various channels. It offers benefits like flexibility, scalability, and the ability to deliver content to different platforms, enabling organizations to future-proof their digital experiences.</w:t>
      </w:r>
      <w:r w:rsidR="00741E43" w:rsidRPr="00AA3F6A">
        <w:rPr>
          <w:rFonts w:ascii="Adobe Clean SemiLight" w:hAnsi="Adobe Clean SemiLight"/>
        </w:rPr>
        <w:t xml:space="preserve"> </w:t>
      </w:r>
    </w:p>
    <w:p w14:paraId="39BED24A" w14:textId="18934100" w:rsidR="00741E43" w:rsidRPr="00AA3F6A" w:rsidRDefault="00741E43">
      <w:pPr>
        <w:rPr>
          <w:rFonts w:ascii="Adobe Clean SemiLight" w:hAnsi="Adobe Clean SemiLight"/>
        </w:rPr>
      </w:pPr>
      <w:r w:rsidRPr="00AA3F6A">
        <w:rPr>
          <w:rFonts w:ascii="Adobe Clean SemiLight" w:hAnsi="Adobe Clean SemiLight"/>
        </w:rPr>
        <w:t xml:space="preserve">AEM can adopt a headless approach using GraphQL as the data query and manipulation language. GraphQL provides a flexible and efficient way to request specific data from AEM. Instead of multiple API endpoints as in RESTful APIs, GraphQL uses a single endpoint, reducing over-fetching and under-fetching of data. Developers can define their data requirements in the GraphQL query, enabling them to access precisely the data they need for the </w:t>
      </w:r>
      <w:r w:rsidR="00D13D4B" w:rsidRPr="00AA3F6A">
        <w:rPr>
          <w:rFonts w:ascii="Adobe Clean SemiLight" w:hAnsi="Adobe Clean SemiLight"/>
        </w:rPr>
        <w:t>Micro Frontend</w:t>
      </w:r>
      <w:r w:rsidRPr="00AA3F6A">
        <w:rPr>
          <w:rFonts w:ascii="Adobe Clean SemiLight" w:hAnsi="Adobe Clean SemiLight"/>
        </w:rPr>
        <w:t>s</w:t>
      </w:r>
    </w:p>
    <w:p w14:paraId="112A371D" w14:textId="07536762" w:rsidR="00237ABB" w:rsidRPr="00D53FB8" w:rsidRDefault="00F90908">
      <w:pPr>
        <w:rPr>
          <w:rFonts w:ascii="Adobe Clean" w:hAnsi="Adobe Clean"/>
        </w:rPr>
      </w:pPr>
      <w:r w:rsidRPr="00D53FB8">
        <w:rPr>
          <w:rFonts w:ascii="Adobe Clean" w:hAnsi="Adobe Clean"/>
          <w:noProof/>
        </w:rPr>
        <w:lastRenderedPageBreak/>
        <w:drawing>
          <wp:inline distT="0" distB="0" distL="0" distR="0" wp14:anchorId="25B1C5B0" wp14:editId="36895FB3">
            <wp:extent cx="5727700" cy="3844290"/>
            <wp:effectExtent l="0" t="0" r="0" b="3810"/>
            <wp:docPr id="351115545" name="Picture 351115545"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15545" name="Picture 1" descr="A diagram of a software application&#10;&#10;Description automatically generated"/>
                    <pic:cNvPicPr/>
                  </pic:nvPicPr>
                  <pic:blipFill>
                    <a:blip r:embed="rId17"/>
                    <a:stretch>
                      <a:fillRect/>
                    </a:stretch>
                  </pic:blipFill>
                  <pic:spPr>
                    <a:xfrm>
                      <a:off x="0" y="0"/>
                      <a:ext cx="5727700" cy="3844290"/>
                    </a:xfrm>
                    <a:prstGeom prst="rect">
                      <a:avLst/>
                    </a:prstGeom>
                  </pic:spPr>
                </pic:pic>
              </a:graphicData>
            </a:graphic>
          </wp:inline>
        </w:drawing>
      </w:r>
    </w:p>
    <w:p w14:paraId="02106CA5" w14:textId="7C41186D" w:rsidR="00CA6FDF" w:rsidRPr="00D53FB8" w:rsidRDefault="006A23CB" w:rsidP="006A23CB">
      <w:pPr>
        <w:pStyle w:val="Heading2"/>
      </w:pPr>
      <w:bookmarkStart w:id="41" w:name="_Toc141784433"/>
      <w:r w:rsidRPr="00D53FB8">
        <w:t xml:space="preserve">AEM </w:t>
      </w:r>
      <w:proofErr w:type="spellStart"/>
      <w:r w:rsidRPr="00D53FB8">
        <w:t>GraphQL</w:t>
      </w:r>
      <w:proofErr w:type="spellEnd"/>
      <w:r w:rsidRPr="00D53FB8">
        <w:t xml:space="preserve"> vs. AEM Content Services</w:t>
      </w:r>
      <w:bookmarkEnd w:id="41"/>
    </w:p>
    <w:p w14:paraId="426B1F82" w14:textId="7B88EDB0" w:rsidR="65A68185" w:rsidRPr="00D53FB8" w:rsidRDefault="00CA6FDF">
      <w:pPr>
        <w:rPr>
          <w:rFonts w:ascii="Adobe Clean" w:hAnsi="Adobe Clean"/>
        </w:rPr>
      </w:pPr>
      <w:bookmarkStart w:id="42" w:name="_Toc523726981"/>
      <w:bookmarkStart w:id="43" w:name="_Toc523734715"/>
      <w:r w:rsidRPr="00D53FB8">
        <w:rPr>
          <w:rFonts w:ascii="Adobe Clean" w:hAnsi="Adobe Clean"/>
          <w:noProof/>
        </w:rPr>
        <w:drawing>
          <wp:inline distT="0" distB="0" distL="0" distR="0" wp14:anchorId="4F137F6F" wp14:editId="4B8AAC49">
            <wp:extent cx="5727700" cy="1311910"/>
            <wp:effectExtent l="0" t="0" r="0" b="0"/>
            <wp:docPr id="1217108898" name="Picture 121710889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08898" name="Picture 1" descr="A screenshot of a phone&#10;&#10;Description automatically generated"/>
                    <pic:cNvPicPr/>
                  </pic:nvPicPr>
                  <pic:blipFill>
                    <a:blip r:embed="rId18"/>
                    <a:stretch>
                      <a:fillRect/>
                    </a:stretch>
                  </pic:blipFill>
                  <pic:spPr>
                    <a:xfrm>
                      <a:off x="0" y="0"/>
                      <a:ext cx="5727700" cy="1311910"/>
                    </a:xfrm>
                    <a:prstGeom prst="rect">
                      <a:avLst/>
                    </a:prstGeom>
                  </pic:spPr>
                </pic:pic>
              </a:graphicData>
            </a:graphic>
          </wp:inline>
        </w:drawing>
      </w:r>
    </w:p>
    <w:p w14:paraId="1BAC0B22" w14:textId="0C29E487" w:rsidR="007F29DE" w:rsidRPr="00D53FB8" w:rsidRDefault="007F29DE" w:rsidP="007F29DE">
      <w:pPr>
        <w:pStyle w:val="Heading2"/>
      </w:pPr>
      <w:bookmarkStart w:id="44" w:name="_Toc141784434"/>
      <w:r w:rsidRPr="00D53FB8">
        <w:t>BFF</w:t>
      </w:r>
      <w:bookmarkEnd w:id="44"/>
    </w:p>
    <w:p w14:paraId="1387B69F" w14:textId="3AE020EB" w:rsidR="00D62494" w:rsidRPr="00AA3F6A" w:rsidRDefault="0021450C" w:rsidP="00D62494">
      <w:pPr>
        <w:rPr>
          <w:rFonts w:ascii="Adobe Clean SemiLight" w:hAnsi="Adobe Clean SemiLight"/>
        </w:rPr>
      </w:pPr>
      <w:r w:rsidRPr="00AA3F6A">
        <w:rPr>
          <w:rFonts w:ascii="Adobe Clean SemiLight" w:hAnsi="Adobe Clean SemiLight"/>
        </w:rPr>
        <w:t>There is possibility to use</w:t>
      </w:r>
      <w:r w:rsidR="00D62494" w:rsidRPr="00AA3F6A">
        <w:rPr>
          <w:rFonts w:ascii="Adobe Clean SemiLight" w:hAnsi="Adobe Clean SemiLight"/>
        </w:rPr>
        <w:t xml:space="preserve"> Backend for Frontend (BFF) layer to serve as an intermediary between the frontend and the data sources, namely AEM GraphQL and microservices. The BFF layer will effectively combine data from these sources, presenting a unified and simplified interface to the frontend while abstracting the complexities of multiple data sources.</w:t>
      </w:r>
    </w:p>
    <w:p w14:paraId="5875BC2A" w14:textId="77777777" w:rsidR="00D62494" w:rsidRPr="00AA3F6A" w:rsidRDefault="00D62494" w:rsidP="00D62494">
      <w:pPr>
        <w:rPr>
          <w:rFonts w:ascii="Adobe Clean SemiLight" w:hAnsi="Adobe Clean SemiLight"/>
        </w:rPr>
      </w:pPr>
    </w:p>
    <w:p w14:paraId="37C07F42" w14:textId="77777777" w:rsidR="00D62494" w:rsidRPr="00AA3F6A" w:rsidRDefault="00D62494" w:rsidP="00D62494">
      <w:pPr>
        <w:rPr>
          <w:rFonts w:ascii="Adobe Clean SemiLight" w:hAnsi="Adobe Clean SemiLight"/>
        </w:rPr>
      </w:pPr>
      <w:r w:rsidRPr="00AA3F6A">
        <w:rPr>
          <w:rFonts w:ascii="Adobe Clean SemiLight" w:hAnsi="Adobe Clean SemiLight"/>
        </w:rPr>
        <w:t>The two most important advantages of adopting this approach are:</w:t>
      </w:r>
    </w:p>
    <w:p w14:paraId="6EDEE54F" w14:textId="77777777" w:rsidR="00D62494" w:rsidRPr="00AA3F6A" w:rsidRDefault="00D62494" w:rsidP="00D62494">
      <w:pPr>
        <w:rPr>
          <w:rFonts w:ascii="Adobe Clean SemiLight" w:hAnsi="Adobe Clean SemiLight"/>
        </w:rPr>
      </w:pPr>
    </w:p>
    <w:p w14:paraId="780FFBD6" w14:textId="77777777" w:rsidR="00D62494" w:rsidRPr="00AA3F6A" w:rsidRDefault="00D62494" w:rsidP="00D62494">
      <w:pPr>
        <w:rPr>
          <w:rFonts w:ascii="Adobe Clean SemiLight" w:hAnsi="Adobe Clean SemiLight"/>
        </w:rPr>
      </w:pPr>
      <w:r w:rsidRPr="00AA3F6A">
        <w:rPr>
          <w:rFonts w:ascii="Adobe Clean SemiLight" w:hAnsi="Adobe Clean SemiLight"/>
        </w:rPr>
        <w:t>Efficient Data Aggregation: The BFF layer allows us to aggregate data from multiple data sources, such as AEM GraphQL and microservices, into a single request. This minimizes the number of API calls made by the frontend, reducing network overhead and improving overall application performance. By fetching only the required data and composing it at the backend level, we optimize data transmission, resulting in faster load times and improved user experience.</w:t>
      </w:r>
    </w:p>
    <w:p w14:paraId="183D2F6A" w14:textId="77777777" w:rsidR="00D62494" w:rsidRPr="00AA3F6A" w:rsidRDefault="00D62494" w:rsidP="00D62494">
      <w:pPr>
        <w:rPr>
          <w:rFonts w:ascii="Adobe Clean SemiLight" w:hAnsi="Adobe Clean SemiLight"/>
        </w:rPr>
      </w:pPr>
    </w:p>
    <w:p w14:paraId="7E50B3EB" w14:textId="77777777" w:rsidR="00D62494" w:rsidRPr="00AA3F6A" w:rsidRDefault="00D62494" w:rsidP="00D62494">
      <w:pPr>
        <w:rPr>
          <w:rFonts w:ascii="Adobe Clean SemiLight" w:hAnsi="Adobe Clean SemiLight"/>
        </w:rPr>
      </w:pPr>
      <w:r w:rsidRPr="00AA3F6A">
        <w:rPr>
          <w:rFonts w:ascii="Adobe Clean SemiLight" w:hAnsi="Adobe Clean SemiLight"/>
        </w:rPr>
        <w:lastRenderedPageBreak/>
        <w:t>Customization and Adaptability: The BFF pattern enables us to tailor data to the specific needs of the frontend. It serves as a single point of contact between the frontend and various data sources, providing the flexibility to preprocess, filter, or combine data as required. This customization capability allows us to adapt the API responses to meet frontend requirements without altering the underlying data services. Additionally, it shields the frontend from changes in the data sources, ensuring backward compatibility and smoother maintenance.</w:t>
      </w:r>
    </w:p>
    <w:p w14:paraId="79134A55" w14:textId="77777777" w:rsidR="00D62494" w:rsidRPr="00AA3F6A" w:rsidRDefault="00D62494" w:rsidP="00D62494">
      <w:pPr>
        <w:rPr>
          <w:rFonts w:ascii="Adobe Clean SemiLight" w:hAnsi="Adobe Clean SemiLight"/>
        </w:rPr>
      </w:pPr>
    </w:p>
    <w:p w14:paraId="7417AAC4" w14:textId="77777777" w:rsidR="00D62494" w:rsidRPr="00AA3F6A" w:rsidRDefault="00D62494" w:rsidP="00D62494">
      <w:pPr>
        <w:rPr>
          <w:rFonts w:ascii="Adobe Clean SemiLight" w:hAnsi="Adobe Clean SemiLight"/>
        </w:rPr>
      </w:pPr>
      <w:r w:rsidRPr="00AA3F6A">
        <w:rPr>
          <w:rFonts w:ascii="Adobe Clean SemiLight" w:hAnsi="Adobe Clean SemiLight"/>
        </w:rPr>
        <w:t>However, it is essential to be aware of the following potential challenges:</w:t>
      </w:r>
    </w:p>
    <w:p w14:paraId="4AFF2633" w14:textId="77777777" w:rsidR="00D62494" w:rsidRPr="00AA3F6A" w:rsidRDefault="00D62494" w:rsidP="00D62494">
      <w:pPr>
        <w:rPr>
          <w:rFonts w:ascii="Adobe Clean SemiLight" w:hAnsi="Adobe Clean SemiLight"/>
        </w:rPr>
      </w:pPr>
    </w:p>
    <w:p w14:paraId="39695C40" w14:textId="77777777" w:rsidR="00D62494" w:rsidRPr="00AA3F6A" w:rsidRDefault="00D62494" w:rsidP="00D62494">
      <w:pPr>
        <w:rPr>
          <w:rFonts w:ascii="Adobe Clean SemiLight" w:hAnsi="Adobe Clean SemiLight"/>
        </w:rPr>
      </w:pPr>
      <w:r w:rsidRPr="00AA3F6A">
        <w:rPr>
          <w:rFonts w:ascii="Adobe Clean SemiLight" w:hAnsi="Adobe Clean SemiLight"/>
        </w:rPr>
        <w:t>Increased Complexity: Introducing a BFF layer adds an additional architectural component that must be designed, implemented, and maintained. Managing this intermediary layer can introduce complexity to the overall system, potentially leading to increased development efforts and the need for additional resources. Proper documentation and adherence to best practices are vital to mitigate complexity-related issues.</w:t>
      </w:r>
    </w:p>
    <w:p w14:paraId="1A04E868" w14:textId="77777777" w:rsidR="00D62494" w:rsidRPr="00AA3F6A" w:rsidRDefault="00D62494" w:rsidP="00D62494">
      <w:pPr>
        <w:rPr>
          <w:rFonts w:ascii="Adobe Clean SemiLight" w:hAnsi="Adobe Clean SemiLight"/>
        </w:rPr>
      </w:pPr>
    </w:p>
    <w:p w14:paraId="047BFA48" w14:textId="49549980" w:rsidR="004F5BAF" w:rsidRPr="00AA3F6A" w:rsidRDefault="00D62494" w:rsidP="00D62494">
      <w:pPr>
        <w:rPr>
          <w:rFonts w:ascii="Adobe Clean SemiLight" w:hAnsi="Adobe Clean SemiLight"/>
        </w:rPr>
      </w:pPr>
      <w:r w:rsidRPr="00AA3F6A">
        <w:rPr>
          <w:rFonts w:ascii="Adobe Clean SemiLight" w:hAnsi="Adobe Clean SemiLight"/>
        </w:rPr>
        <w:t>Single Point of Failure: Since the BFF layer acts as a single source of data for the frontend, any failures or issues with this layer can directly impact the entire frontend application. Ensuring high availability, robust error handling, and fault tolerance mechanisms are crucial to mitigate the risk of a single point of failure. Monitoring and redundancy strategies should be in place to address potential downtime scenarios effectively.</w:t>
      </w:r>
    </w:p>
    <w:p w14:paraId="6D08A125" w14:textId="77777777" w:rsidR="003A6D07" w:rsidRPr="00D53FB8" w:rsidRDefault="003A6D07" w:rsidP="00D62494">
      <w:pPr>
        <w:rPr>
          <w:rFonts w:ascii="Adobe Clean" w:hAnsi="Adobe Clean"/>
        </w:rPr>
      </w:pPr>
    </w:p>
    <w:p w14:paraId="4702C356" w14:textId="5442EFEA" w:rsidR="003A6D07" w:rsidRPr="00D53FB8" w:rsidRDefault="003A6D07" w:rsidP="00D62494">
      <w:pPr>
        <w:rPr>
          <w:rFonts w:ascii="Adobe Clean" w:hAnsi="Adobe Clean"/>
        </w:rPr>
      </w:pPr>
      <w:r w:rsidRPr="00D53FB8">
        <w:rPr>
          <w:rFonts w:ascii="Adobe Clean" w:hAnsi="Adobe Clean"/>
          <w:noProof/>
        </w:rPr>
        <w:drawing>
          <wp:inline distT="0" distB="0" distL="0" distR="0" wp14:anchorId="26FAC27F" wp14:editId="7002A49B">
            <wp:extent cx="5727700" cy="3123565"/>
            <wp:effectExtent l="0" t="0" r="0" b="635"/>
            <wp:docPr id="1553767939" name="Picture 155376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7939" name=""/>
                    <pic:cNvPicPr/>
                  </pic:nvPicPr>
                  <pic:blipFill>
                    <a:blip r:embed="rId19"/>
                    <a:stretch>
                      <a:fillRect/>
                    </a:stretch>
                  </pic:blipFill>
                  <pic:spPr>
                    <a:xfrm>
                      <a:off x="0" y="0"/>
                      <a:ext cx="5727700" cy="3123565"/>
                    </a:xfrm>
                    <a:prstGeom prst="rect">
                      <a:avLst/>
                    </a:prstGeom>
                  </pic:spPr>
                </pic:pic>
              </a:graphicData>
            </a:graphic>
          </wp:inline>
        </w:drawing>
      </w:r>
    </w:p>
    <w:p w14:paraId="0C363DEC" w14:textId="39589AF9" w:rsidR="00061AD2" w:rsidRPr="00AA3F6A" w:rsidRDefault="00061AD2" w:rsidP="00D62494">
      <w:pPr>
        <w:rPr>
          <w:rFonts w:ascii="Adobe Clean SemiLight" w:hAnsi="Adobe Clean SemiLight"/>
        </w:rPr>
      </w:pPr>
      <w:r w:rsidRPr="00AA3F6A">
        <w:rPr>
          <w:rFonts w:ascii="Adobe Clean SemiLight" w:hAnsi="Adobe Clean SemiLight"/>
        </w:rPr>
        <w:t xml:space="preserve">Source: </w:t>
      </w:r>
      <w:hyperlink r:id="rId20" w:history="1">
        <w:r w:rsidR="00B52026" w:rsidRPr="00AA3F6A">
          <w:rPr>
            <w:rStyle w:val="Hyperlink"/>
            <w:rFonts w:ascii="Adobe Clean SemiLight" w:hAnsi="Adobe Clean SemiLight"/>
          </w:rPr>
          <w:t>https://dev.to/damikun/web-app-security-understanding-the-meaning-of-the-bff-pattern-i85</w:t>
        </w:r>
      </w:hyperlink>
      <w:r w:rsidRPr="00AA3F6A">
        <w:rPr>
          <w:rFonts w:ascii="Adobe Clean SemiLight" w:hAnsi="Adobe Clean SemiLight"/>
        </w:rPr>
        <w:t xml:space="preserve"> </w:t>
      </w:r>
    </w:p>
    <w:p w14:paraId="38D64098" w14:textId="5188202E" w:rsidR="004F5BAF" w:rsidRPr="00D53FB8" w:rsidRDefault="004F5BAF" w:rsidP="004F5BAF">
      <w:pPr>
        <w:pStyle w:val="Heading1"/>
        <w:rPr>
          <w:rFonts w:ascii="Adobe Clean" w:hAnsi="Adobe Clean"/>
        </w:rPr>
      </w:pPr>
      <w:bookmarkStart w:id="45" w:name="_Toc141784435"/>
      <w:r w:rsidRPr="00D53FB8">
        <w:rPr>
          <w:rFonts w:ascii="Adobe Clean" w:hAnsi="Adobe Clean"/>
        </w:rPr>
        <w:t>Conclusions</w:t>
      </w:r>
      <w:bookmarkEnd w:id="45"/>
    </w:p>
    <w:p w14:paraId="1BCBC0AE" w14:textId="42B9A92B" w:rsidR="004F5BAF" w:rsidRPr="00AA3F6A" w:rsidRDefault="00C3489A">
      <w:pPr>
        <w:rPr>
          <w:rFonts w:ascii="Adobe Clean SemiLight" w:hAnsi="Adobe Clean SemiLight"/>
        </w:rPr>
      </w:pPr>
      <w:r w:rsidRPr="00AA3F6A">
        <w:rPr>
          <w:rFonts w:ascii="Adobe Clean SemiLight" w:hAnsi="Adobe Clean SemiLight"/>
        </w:rPr>
        <w:t xml:space="preserve">In this whitepaper, we explored the methods of combining technologies that pave the way for an enhanced digital experience—integrating Adobe Experience Manager (AEM) as a headless CMS with </w:t>
      </w:r>
      <w:r w:rsidR="00D13D4B" w:rsidRPr="00AA3F6A">
        <w:rPr>
          <w:rFonts w:ascii="Adobe Clean SemiLight" w:hAnsi="Adobe Clean SemiLight"/>
        </w:rPr>
        <w:t xml:space="preserve">Micro </w:t>
      </w:r>
      <w:r w:rsidR="00AA3F6A" w:rsidRPr="00AA3F6A">
        <w:rPr>
          <w:rFonts w:ascii="Adobe Clean SemiLight" w:hAnsi="Adobe Clean SemiLight"/>
        </w:rPr>
        <w:t>Frontend architecture</w:t>
      </w:r>
      <w:r w:rsidRPr="00AA3F6A">
        <w:rPr>
          <w:rFonts w:ascii="Adobe Clean SemiLight" w:hAnsi="Adobe Clean SemiLight"/>
        </w:rPr>
        <w:t xml:space="preserve"> and microservices. By adopting this approach, organizations can unlock a </w:t>
      </w:r>
      <w:r w:rsidRPr="00AA3F6A">
        <w:rPr>
          <w:rFonts w:ascii="Adobe Clean SemiLight" w:hAnsi="Adobe Clean SemiLight"/>
        </w:rPr>
        <w:lastRenderedPageBreak/>
        <w:t>variety of benefits, empower their development teams, and create seamless, future-proof digital experiences for their users.</w:t>
      </w:r>
    </w:p>
    <w:bookmarkEnd w:id="42"/>
    <w:bookmarkEnd w:id="43"/>
    <w:p w14:paraId="5B7BE517" w14:textId="3BF62E1E" w:rsidR="00AD141C" w:rsidRPr="00D53FB8" w:rsidRDefault="00AD141C">
      <w:pPr>
        <w:rPr>
          <w:rFonts w:ascii="Adobe Clean" w:hAnsi="Adobe Clean"/>
        </w:rPr>
      </w:pPr>
      <w:r w:rsidRPr="00AA3F6A">
        <w:rPr>
          <w:rFonts w:ascii="Adobe Clean SemiLight" w:hAnsi="Adobe Clean SemiLight"/>
        </w:rPr>
        <w:t xml:space="preserve">In summary, the combined benefits of AEM, </w:t>
      </w:r>
      <w:r w:rsidR="00D13D4B" w:rsidRPr="00AA3F6A">
        <w:rPr>
          <w:rFonts w:ascii="Adobe Clean SemiLight" w:hAnsi="Adobe Clean SemiLight"/>
        </w:rPr>
        <w:t xml:space="preserve">Micro Frontend </w:t>
      </w:r>
      <w:r w:rsidRPr="00AA3F6A">
        <w:rPr>
          <w:rFonts w:ascii="Adobe Clean SemiLight" w:hAnsi="Adobe Clean SemiLight"/>
        </w:rPr>
        <w:t>s, and Microservices create a powerful architecture that enhances performance, scalability, and flexibility while fostering collaboration and innovation. This modern approach ensures organizations can deliver exceptional digital experiences to their users, stay competitive, and adapt to future challenges in the rapidly evolving digital landscape.</w:t>
      </w:r>
    </w:p>
    <w:p w14:paraId="565D4D95" w14:textId="4759717F" w:rsidR="0014046E" w:rsidRPr="00D53FB8" w:rsidRDefault="001166CA" w:rsidP="0014046E">
      <w:pPr>
        <w:pStyle w:val="Heading1"/>
        <w:ind w:hanging="567"/>
        <w:rPr>
          <w:rFonts w:ascii="Adobe Clean" w:hAnsi="Adobe Clean"/>
        </w:rPr>
      </w:pPr>
      <w:bookmarkStart w:id="46" w:name="_Toc141784436"/>
      <w:r w:rsidRPr="00D53FB8">
        <w:rPr>
          <w:rFonts w:ascii="Adobe Clean" w:hAnsi="Adobe Clean"/>
        </w:rPr>
        <w:t>Resources</w:t>
      </w:r>
      <w:bookmarkEnd w:id="46"/>
    </w:p>
    <w:p w14:paraId="3200F4D8" w14:textId="702C8DDA" w:rsidR="001166CA" w:rsidRPr="00AA3F6A" w:rsidRDefault="000959B0" w:rsidP="001166CA">
      <w:pPr>
        <w:tabs>
          <w:tab w:val="num" w:pos="700"/>
        </w:tabs>
        <w:ind w:left="700" w:hanging="250"/>
        <w:rPr>
          <w:rFonts w:ascii="Adobe Clean SemiLight" w:hAnsi="Adobe Clean SemiLight"/>
        </w:rPr>
      </w:pPr>
      <w:r w:rsidRPr="00AA3F6A">
        <w:rPr>
          <w:rFonts w:ascii="Adobe Clean SemiLight" w:hAnsi="Adobe Clean SemiLight"/>
        </w:rPr>
        <w:t>L</w:t>
      </w:r>
      <w:r w:rsidR="006E62A6" w:rsidRPr="00AA3F6A">
        <w:rPr>
          <w:rFonts w:ascii="Adobe Clean SemiLight" w:hAnsi="Adobe Clean SemiLight"/>
        </w:rPr>
        <w:t xml:space="preserve">ist of resources and references link related to the </w:t>
      </w:r>
      <w:r w:rsidR="00AA3F6A" w:rsidRPr="00AA3F6A">
        <w:rPr>
          <w:rFonts w:ascii="Adobe Clean SemiLight" w:hAnsi="Adobe Clean SemiLight"/>
        </w:rPr>
        <w:t>topic.</w:t>
      </w:r>
    </w:p>
    <w:p w14:paraId="2545488A" w14:textId="53354507" w:rsidR="000C61A3" w:rsidRPr="00AA3F6A" w:rsidRDefault="00000000" w:rsidP="001166CA">
      <w:pPr>
        <w:tabs>
          <w:tab w:val="num" w:pos="700"/>
        </w:tabs>
        <w:ind w:left="700" w:hanging="250"/>
        <w:rPr>
          <w:rFonts w:ascii="Adobe Clean SemiLight" w:hAnsi="Adobe Clean SemiLight"/>
        </w:rPr>
      </w:pPr>
      <w:hyperlink r:id="rId21" w:history="1">
        <w:r w:rsidR="00D845BA" w:rsidRPr="00AA3F6A">
          <w:rPr>
            <w:rStyle w:val="Hyperlink"/>
            <w:rFonts w:ascii="Adobe Clean SemiLight" w:hAnsi="Adobe Clean SemiLight"/>
          </w:rPr>
          <w:t>https://www.mindinventory.com/blog/micro-frontend-architecture/</w:t>
        </w:r>
      </w:hyperlink>
      <w:r w:rsidR="000A28DA" w:rsidRPr="00AA3F6A">
        <w:rPr>
          <w:rFonts w:ascii="Adobe Clean SemiLight" w:hAnsi="Adobe Clean SemiLight"/>
        </w:rPr>
        <w:t xml:space="preserve"> </w:t>
      </w:r>
    </w:p>
    <w:p w14:paraId="207DC883" w14:textId="3FDEFDEC" w:rsidR="00057DD6" w:rsidRPr="00AA3F6A" w:rsidRDefault="00000000" w:rsidP="000C61A3">
      <w:pPr>
        <w:ind w:firstLine="450"/>
        <w:rPr>
          <w:rFonts w:ascii="Adobe Clean SemiLight" w:hAnsi="Adobe Clean SemiLight"/>
        </w:rPr>
      </w:pPr>
      <w:hyperlink r:id="rId22" w:history="1">
        <w:r w:rsidR="000C61A3" w:rsidRPr="00AA3F6A">
          <w:rPr>
            <w:rStyle w:val="Hyperlink"/>
            <w:rFonts w:ascii="Adobe Clean SemiLight" w:hAnsi="Adobe Clean SemiLight"/>
          </w:rPr>
          <w:t>https://www.simform.com/blog/micro-frontend-architecture/</w:t>
        </w:r>
      </w:hyperlink>
      <w:r w:rsidR="000C61A3" w:rsidRPr="00AA3F6A">
        <w:rPr>
          <w:rFonts w:ascii="Adobe Clean SemiLight" w:hAnsi="Adobe Clean SemiLight"/>
        </w:rPr>
        <w:t xml:space="preserve"> </w:t>
      </w:r>
    </w:p>
    <w:p w14:paraId="26EA4333" w14:textId="2482B1D9" w:rsidR="008C4DEF" w:rsidRPr="00AA3F6A" w:rsidRDefault="00000000" w:rsidP="000C61A3">
      <w:pPr>
        <w:ind w:firstLine="450"/>
        <w:rPr>
          <w:rFonts w:ascii="Adobe Clean SemiLight" w:hAnsi="Adobe Clean SemiLight"/>
        </w:rPr>
      </w:pPr>
      <w:hyperlink r:id="rId23" w:history="1">
        <w:r w:rsidR="008C4DEF" w:rsidRPr="00AA3F6A">
          <w:rPr>
            <w:rStyle w:val="Hyperlink"/>
            <w:rFonts w:ascii="Adobe Clean SemiLight" w:hAnsi="Adobe Clean SemiLight"/>
          </w:rPr>
          <w:t>https://www.sitepoint.com/a-beginners-guide-to-the-micro-front-end-architecture/</w:t>
        </w:r>
      </w:hyperlink>
      <w:r w:rsidR="008C4DEF" w:rsidRPr="00AA3F6A">
        <w:rPr>
          <w:rFonts w:ascii="Adobe Clean SemiLight" w:hAnsi="Adobe Clean SemiLight"/>
        </w:rPr>
        <w:t xml:space="preserve"> </w:t>
      </w:r>
    </w:p>
    <w:p w14:paraId="3D432521" w14:textId="278F8D54" w:rsidR="003A6D07" w:rsidRPr="00AA3F6A" w:rsidRDefault="00000000" w:rsidP="000C61A3">
      <w:pPr>
        <w:ind w:firstLine="450"/>
        <w:rPr>
          <w:rFonts w:ascii="Adobe Clean SemiLight" w:hAnsi="Adobe Clean SemiLight"/>
        </w:rPr>
      </w:pPr>
      <w:hyperlink r:id="rId24" w:history="1">
        <w:r w:rsidR="00493556" w:rsidRPr="00AA3F6A">
          <w:rPr>
            <w:rStyle w:val="Hyperlink"/>
            <w:rFonts w:ascii="Adobe Clean SemiLight" w:hAnsi="Adobe Clean SemiLight"/>
          </w:rPr>
          <w:t>https://jscrambler.com/blog/web-workers-and-the-threads-that-bind-us</w:t>
        </w:r>
      </w:hyperlink>
    </w:p>
    <w:p w14:paraId="58885316" w14:textId="77777777" w:rsidR="00493556" w:rsidRPr="00AA3F6A" w:rsidRDefault="00493556" w:rsidP="000C61A3">
      <w:pPr>
        <w:ind w:firstLine="450"/>
        <w:rPr>
          <w:rFonts w:ascii="Adobe Clean SemiLight" w:hAnsi="Adobe Clean SemiLight"/>
        </w:rPr>
      </w:pPr>
    </w:p>
    <w:p w14:paraId="149FBC4B" w14:textId="607D2D63" w:rsidR="003A6D07" w:rsidRPr="00AA3F6A" w:rsidRDefault="003A6D07" w:rsidP="000C61A3">
      <w:pPr>
        <w:ind w:firstLine="450"/>
        <w:rPr>
          <w:rFonts w:ascii="Adobe Clean SemiLight" w:hAnsi="Adobe Clean SemiLight"/>
        </w:rPr>
      </w:pPr>
      <w:r w:rsidRPr="00AA3F6A">
        <w:rPr>
          <w:rFonts w:ascii="Adobe Clean SemiLight" w:hAnsi="Adobe Clean SemiLight"/>
        </w:rPr>
        <w:t>BFF:</w:t>
      </w:r>
    </w:p>
    <w:p w14:paraId="79251962" w14:textId="68A13E63" w:rsidR="003E56D1" w:rsidRDefault="00000000" w:rsidP="003E56D1">
      <w:pPr>
        <w:ind w:firstLine="450"/>
        <w:rPr>
          <w:rStyle w:val="Hyperlink"/>
          <w:rFonts w:ascii="Adobe Clean SemiLight" w:hAnsi="Adobe Clean SemiLight"/>
        </w:rPr>
      </w:pPr>
      <w:hyperlink r:id="rId25" w:history="1">
        <w:r w:rsidR="00061AD2" w:rsidRPr="00AA3F6A">
          <w:rPr>
            <w:rStyle w:val="Hyperlink"/>
            <w:rFonts w:ascii="Adobe Clean SemiLight" w:hAnsi="Adobe Clean SemiLight"/>
          </w:rPr>
          <w:t>https://dev.to/damikun/web-app-security-understanding-the-meaning-of-the-bff-pattern-i85</w:t>
        </w:r>
      </w:hyperlink>
    </w:p>
    <w:p w14:paraId="75AC4B6A" w14:textId="77777777" w:rsidR="003E56D1" w:rsidRDefault="003E56D1" w:rsidP="003E56D1">
      <w:pPr>
        <w:ind w:firstLine="450"/>
        <w:rPr>
          <w:rFonts w:ascii="Adobe Clean SemiLight" w:hAnsi="Adobe Clean SemiLight"/>
        </w:rPr>
      </w:pPr>
    </w:p>
    <w:p w14:paraId="41B6970B" w14:textId="1E875F16" w:rsidR="003E56D1" w:rsidRDefault="003E56D1" w:rsidP="003E56D1">
      <w:pPr>
        <w:ind w:firstLine="450"/>
        <w:rPr>
          <w:rFonts w:ascii="Adobe Clean SemiLight" w:hAnsi="Adobe Clean SemiLight"/>
        </w:rPr>
      </w:pPr>
      <w:r>
        <w:rPr>
          <w:rFonts w:ascii="Adobe Clean SemiLight" w:hAnsi="Adobe Clean SemiLight"/>
        </w:rPr>
        <w:t>Mono Repo</w:t>
      </w:r>
      <w:r w:rsidRPr="00AA3F6A">
        <w:rPr>
          <w:rFonts w:ascii="Adobe Clean SemiLight" w:hAnsi="Adobe Clean SemiLight"/>
        </w:rPr>
        <w:t>:</w:t>
      </w:r>
    </w:p>
    <w:p w14:paraId="658CE0D5" w14:textId="451AA7EF" w:rsidR="00910129" w:rsidRDefault="00000000" w:rsidP="00910129">
      <w:pPr>
        <w:ind w:firstLine="450"/>
        <w:rPr>
          <w:rFonts w:ascii="Adobe Clean SemiLight" w:hAnsi="Adobe Clean SemiLight"/>
        </w:rPr>
      </w:pPr>
      <w:hyperlink r:id="rId26" w:history="1">
        <w:r w:rsidR="00910129" w:rsidRPr="003A48B2">
          <w:rPr>
            <w:rStyle w:val="Hyperlink"/>
            <w:rFonts w:ascii="Adobe Clean SemiLight" w:hAnsi="Adobe Clean SemiLight"/>
          </w:rPr>
          <w:t>https://monorepo.tools/</w:t>
        </w:r>
      </w:hyperlink>
    </w:p>
    <w:p w14:paraId="06E55AFA" w14:textId="1952047A" w:rsidR="008C4DEF" w:rsidRPr="00910129" w:rsidRDefault="00000000" w:rsidP="00910129">
      <w:pPr>
        <w:ind w:firstLine="450"/>
        <w:rPr>
          <w:rFonts w:ascii="Adobe Clean SemiLight" w:hAnsi="Adobe Clean SemiLight"/>
        </w:rPr>
      </w:pPr>
      <w:hyperlink r:id="rId27" w:history="1">
        <w:r w:rsidR="00910129" w:rsidRPr="003A48B2">
          <w:rPr>
            <w:rStyle w:val="Hyperlink"/>
            <w:rFonts w:ascii="Adobe Clean SemiLight" w:hAnsi="Adobe Clean SemiLight"/>
          </w:rPr>
          <w:t>https://lerna.js.org/</w:t>
        </w:r>
      </w:hyperlink>
    </w:p>
    <w:sectPr w:rsidR="008C4DEF" w:rsidRPr="00910129">
      <w:headerReference w:type="default" r:id="rId28"/>
      <w:footerReference w:type="even" r:id="rId29"/>
      <w:footerReference w:type="default" r:id="rId30"/>
      <w:footerReference w:type="first" r:id="rId31"/>
      <w:pgSz w:w="11900" w:h="16840"/>
      <w:pgMar w:top="1440" w:right="1440" w:bottom="1440" w:left="1440" w:header="39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BA4ED" w14:textId="77777777" w:rsidR="00CD2FDC" w:rsidRDefault="00CD2FDC" w:rsidP="009F7C7A">
      <w:pPr>
        <w:spacing w:before="0" w:after="0"/>
      </w:pPr>
      <w:r>
        <w:separator/>
      </w:r>
    </w:p>
  </w:endnote>
  <w:endnote w:type="continuationSeparator" w:id="0">
    <w:p w14:paraId="299A1177" w14:textId="77777777" w:rsidR="00CD2FDC" w:rsidRDefault="00CD2FDC" w:rsidP="009F7C7A">
      <w:pPr>
        <w:spacing w:before="0" w:after="0"/>
      </w:pPr>
      <w:r>
        <w:continuationSeparator/>
      </w:r>
    </w:p>
  </w:endnote>
  <w:endnote w:type="continuationNotice" w:id="1">
    <w:p w14:paraId="16E21C2F" w14:textId="77777777" w:rsidR="00CD2FDC" w:rsidRDefault="00CD2FD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dobe Clean ExtraBold">
    <w:altName w:val="Calibri"/>
    <w:panose1 w:val="020B0903020404020204"/>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Adobe Clean Light">
    <w:panose1 w:val="020B0604020202020204"/>
    <w:charset w:val="00"/>
    <w:family w:val="swiss"/>
    <w:notTrueType/>
    <w:pitch w:val="variable"/>
    <w:sig w:usb0="20000287" w:usb1="00000001"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dobe Clean">
    <w:panose1 w:val="020B0604020202020204"/>
    <w:charset w:val="00"/>
    <w:family w:val="swiss"/>
    <w:notTrueType/>
    <w:pitch w:val="variable"/>
    <w:sig w:usb0="20000287" w:usb1="00000001"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dobe Clean SemiLight">
    <w:panose1 w:val="020B0604020202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B22DF" w14:textId="6B9E16E1"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4DC57FE8" w14:textId="77777777" w:rsidR="000E3CD2" w:rsidRDefault="000E3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84329207"/>
      <w:docPartObj>
        <w:docPartGallery w:val="Page Numbers (Bottom of Page)"/>
        <w:docPartUnique/>
      </w:docPartObj>
    </w:sdtPr>
    <w:sdtContent>
      <w:p w14:paraId="2B526332" w14:textId="77777777" w:rsidR="000E3CD2" w:rsidRDefault="009F7C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B4421E" w14:textId="77777777" w:rsidR="000E3CD2" w:rsidRDefault="000E3C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A2C78" w14:textId="77777777" w:rsidR="000E3CD2" w:rsidRDefault="000E3CD2">
    <w:pPr>
      <w:pStyle w:val="Footer"/>
      <w:tabs>
        <w:tab w:val="center"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9A8B74" w14:textId="77777777" w:rsidR="00CD2FDC" w:rsidRDefault="00CD2FDC" w:rsidP="009F7C7A">
      <w:pPr>
        <w:spacing w:before="0" w:after="0"/>
      </w:pPr>
      <w:r>
        <w:separator/>
      </w:r>
    </w:p>
  </w:footnote>
  <w:footnote w:type="continuationSeparator" w:id="0">
    <w:p w14:paraId="774253BC" w14:textId="77777777" w:rsidR="00CD2FDC" w:rsidRDefault="00CD2FDC" w:rsidP="009F7C7A">
      <w:pPr>
        <w:spacing w:before="0" w:after="0"/>
      </w:pPr>
      <w:r>
        <w:continuationSeparator/>
      </w:r>
    </w:p>
  </w:footnote>
  <w:footnote w:type="continuationNotice" w:id="1">
    <w:p w14:paraId="1B143CFA" w14:textId="77777777" w:rsidR="00CD2FDC" w:rsidRDefault="00CD2FD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5685E" w14:textId="3A3C4093" w:rsidR="000E3CD2" w:rsidRPr="00CC47F4" w:rsidRDefault="009F7C7A" w:rsidP="00CC47F4">
    <w:pPr>
      <w:pStyle w:val="PageHeader"/>
      <w:ind w:left="0"/>
      <w:rPr>
        <w:b/>
        <w:bCs/>
      </w:rPr>
    </w:pPr>
    <w:r w:rsidRPr="00CC47F4">
      <w:rPr>
        <w:b/>
        <w:bCs/>
        <w:noProof/>
      </w:rPr>
      <mc:AlternateContent>
        <mc:Choice Requires="wpg">
          <w:drawing>
            <wp:anchor distT="0" distB="0" distL="114300" distR="114300" simplePos="0" relativeHeight="251658241" behindDoc="0" locked="0" layoutInCell="1" allowOverlap="1" wp14:anchorId="6C5DA907" wp14:editId="72F55829">
              <wp:simplePos x="0" y="0"/>
              <wp:positionH relativeFrom="rightMargin">
                <wp:posOffset>342900</wp:posOffset>
              </wp:positionH>
              <wp:positionV relativeFrom="paragraph">
                <wp:posOffset>-50800</wp:posOffset>
              </wp:positionV>
              <wp:extent cx="304800" cy="431800"/>
              <wp:effectExtent l="0" t="0" r="0" b="6350"/>
              <wp:wrapNone/>
              <wp:docPr id="13" name="Group 13"/>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14" name="Freeform: Shape 1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 name="Group 15"/>
                      <wpg:cNvGrpSpPr>
                        <a:grpSpLocks/>
                      </wpg:cNvGrpSpPr>
                      <wpg:grpSpPr bwMode="auto">
                        <a:xfrm>
                          <a:off x="0" y="0"/>
                          <a:ext cx="521335" cy="461010"/>
                          <a:chOff x="0" y="0"/>
                          <a:chExt cx="821" cy="726"/>
                        </a:xfrm>
                      </wpg:grpSpPr>
                      <wps:wsp>
                        <wps:cNvPr id="16"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v:group id="Group 13" style="position:absolute;margin-left:27pt;margin-top:-4pt;width:24pt;height:34pt;z-index:251658241;mso-position-horizontal-relative:right-margin-area;mso-width-relative:margin;mso-height-relative:margin" coordsize="5276,7213" o:spid="_x0000_s1026" w14:anchorId="3853A2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X9GSBIAABV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">
              <v:shape id="Freeform: Shape 1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1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">
                  <v:path arrowok="t" o:connecttype="custom" o:connectlocs="303,0;0,0;0,726;303,0;603,726;410,268;278,580;419,580;477,726;603,726;820,0;517,0;820,726;820,0" o:connectangles="0,0,0,0,0,0,0,0,0,0,0,0,0,0"/>
                </v:shape>
              </v:group>
              <w10:wrap anchorx="margin"/>
            </v:group>
          </w:pict>
        </mc:Fallback>
      </mc:AlternateContent>
    </w:r>
    <w:ins w:id="47" w:author="Mousumi Dutta" w:date="2023-05-23T20:56:00Z">
      <w:r w:rsidRPr="00CC47F4">
        <w:rPr>
          <w:b/>
          <w:bCs/>
          <w:noProof/>
        </w:rPr>
        <mc:AlternateContent>
          <mc:Choice Requires="wpg">
            <w:drawing>
              <wp:anchor distT="0" distB="0" distL="114300" distR="114300" simplePos="0" relativeHeight="251658240" behindDoc="0" locked="0" layoutInCell="1" allowOverlap="1" wp14:anchorId="6C5DA907" wp14:editId="72F55829">
                <wp:simplePos x="0" y="0"/>
                <wp:positionH relativeFrom="rightMargin">
                  <wp:posOffset>342900</wp:posOffset>
                </wp:positionH>
                <wp:positionV relativeFrom="paragraph">
                  <wp:posOffset>-50800</wp:posOffset>
                </wp:positionV>
                <wp:extent cx="304800" cy="431800"/>
                <wp:effectExtent l="0" t="0" r="0" b="6350"/>
                <wp:wrapNone/>
                <wp:docPr id="2" name="Group 2"/>
                <wp:cNvGraphicFramePr/>
                <a:graphic xmlns:a="http://schemas.openxmlformats.org/drawingml/2006/main">
                  <a:graphicData uri="http://schemas.microsoft.com/office/word/2010/wordprocessingGroup">
                    <wpg:wgp>
                      <wpg:cNvGrpSpPr/>
                      <wpg:grpSpPr>
                        <a:xfrm>
                          <a:off x="0" y="0"/>
                          <a:ext cx="304800" cy="431800"/>
                          <a:chOff x="0" y="0"/>
                          <a:chExt cx="527685" cy="721360"/>
                        </a:xfrm>
                      </wpg:grpSpPr>
                      <wps:wsp>
                        <wps:cNvPr id="5" name="Freeform: Shape 4"/>
                        <wps:cNvSpPr>
                          <a:spLocks/>
                        </wps:cNvSpPr>
                        <wps:spPr bwMode="auto">
                          <a:xfrm>
                            <a:off x="6350" y="546100"/>
                            <a:ext cx="521335" cy="175260"/>
                          </a:xfrm>
                          <a:custGeom>
                            <a:avLst/>
                            <a:gdLst>
                              <a:gd name="T0" fmla="+- 0 10663 10512"/>
                              <a:gd name="T1" fmla="*/ T0 w 821"/>
                              <a:gd name="T2" fmla="+- 0 -839 -1003"/>
                              <a:gd name="T3" fmla="*/ -839 h 276"/>
                              <a:gd name="T4" fmla="+- 0 10626 10512"/>
                              <a:gd name="T5" fmla="*/ T4 w 821"/>
                              <a:gd name="T6" fmla="+- 0 -988 -1003"/>
                              <a:gd name="T7" fmla="*/ -988 h 276"/>
                              <a:gd name="T8" fmla="+- 0 10584 10512"/>
                              <a:gd name="T9" fmla="*/ T8 w 821"/>
                              <a:gd name="T10" fmla="+- 0 -867 -1003"/>
                              <a:gd name="T11" fmla="*/ -867 h 276"/>
                              <a:gd name="T12" fmla="+- 0 10598 10512"/>
                              <a:gd name="T13" fmla="*/ T12 w 821"/>
                              <a:gd name="T14" fmla="+- 0 -942 -1003"/>
                              <a:gd name="T15" fmla="*/ -942 h 276"/>
                              <a:gd name="T16" fmla="+- 0 10618 10512"/>
                              <a:gd name="T17" fmla="*/ T16 w 821"/>
                              <a:gd name="T18" fmla="+- 0 -839 -1003"/>
                              <a:gd name="T19" fmla="*/ -839 h 276"/>
                              <a:gd name="T20" fmla="+- 0 10567 10512"/>
                              <a:gd name="T21" fmla="*/ T20 w 821"/>
                              <a:gd name="T22" fmla="+- 0 -970 -1003"/>
                              <a:gd name="T23" fmla="*/ -970 h 276"/>
                              <a:gd name="T24" fmla="+- 0 10513 10512"/>
                              <a:gd name="T25" fmla="*/ T24 w 821"/>
                              <a:gd name="T26" fmla="+- 0 -730 -1003"/>
                              <a:gd name="T27" fmla="*/ -730 h 276"/>
                              <a:gd name="T28" fmla="+- 0 10570 10512"/>
                              <a:gd name="T29" fmla="*/ T28 w 821"/>
                              <a:gd name="T30" fmla="+- 0 -796 -1003"/>
                              <a:gd name="T31" fmla="*/ -796 h 276"/>
                              <a:gd name="T32" fmla="+- 0 10642 10512"/>
                              <a:gd name="T33" fmla="*/ T32 w 821"/>
                              <a:gd name="T34" fmla="+- 0 -730 -1003"/>
                              <a:gd name="T35" fmla="*/ -730 h 276"/>
                              <a:gd name="T36" fmla="+- 0 10838 10512"/>
                              <a:gd name="T37" fmla="*/ T36 w 821"/>
                              <a:gd name="T38" fmla="+- 0 -757 -1003"/>
                              <a:gd name="T39" fmla="*/ -757 h 276"/>
                              <a:gd name="T40" fmla="+- 0 10839 10512"/>
                              <a:gd name="T41" fmla="*/ T40 w 821"/>
                              <a:gd name="T42" fmla="+- 0 -1002 -1003"/>
                              <a:gd name="T43" fmla="*/ -1002 h 276"/>
                              <a:gd name="T44" fmla="+- 0 10792 10512"/>
                              <a:gd name="T45" fmla="*/ T44 w 821"/>
                              <a:gd name="T46" fmla="+- 0 -932 -1003"/>
                              <a:gd name="T47" fmla="*/ -932 h 276"/>
                              <a:gd name="T48" fmla="+- 0 10785 10512"/>
                              <a:gd name="T49" fmla="*/ T48 w 821"/>
                              <a:gd name="T50" fmla="+- 0 -770 -1003"/>
                              <a:gd name="T51" fmla="*/ -770 h 276"/>
                              <a:gd name="T52" fmla="+- 0 10747 10512"/>
                              <a:gd name="T53" fmla="*/ T52 w 821"/>
                              <a:gd name="T54" fmla="+- 0 -803 -1003"/>
                              <a:gd name="T55" fmla="*/ -803 h 276"/>
                              <a:gd name="T56" fmla="+- 0 10767 10512"/>
                              <a:gd name="T57" fmla="*/ T56 w 821"/>
                              <a:gd name="T58" fmla="+- 0 -887 -1003"/>
                              <a:gd name="T59" fmla="*/ -887 h 276"/>
                              <a:gd name="T60" fmla="+- 0 10792 10512"/>
                              <a:gd name="T61" fmla="*/ T60 w 821"/>
                              <a:gd name="T62" fmla="+- 0 -889 -1003"/>
                              <a:gd name="T63" fmla="*/ -889 h 276"/>
                              <a:gd name="T64" fmla="+- 0 10720 10512"/>
                              <a:gd name="T65" fmla="*/ T64 w 821"/>
                              <a:gd name="T66" fmla="+- 0 -902 -1003"/>
                              <a:gd name="T67" fmla="*/ -902 h 276"/>
                              <a:gd name="T68" fmla="+- 0 10719 10512"/>
                              <a:gd name="T69" fmla="*/ T68 w 821"/>
                              <a:gd name="T70" fmla="+- 0 -752 -1003"/>
                              <a:gd name="T71" fmla="*/ -752 h 276"/>
                              <a:gd name="T72" fmla="+- 0 10811 10512"/>
                              <a:gd name="T73" fmla="*/ T72 w 821"/>
                              <a:gd name="T74" fmla="+- 0 -731 -1003"/>
                              <a:gd name="T75" fmla="*/ -731 h 276"/>
                              <a:gd name="T76" fmla="+- 0 10840 10512"/>
                              <a:gd name="T77" fmla="*/ T76 w 821"/>
                              <a:gd name="T78" fmla="+- 0 -744 -1003"/>
                              <a:gd name="T79" fmla="*/ -744 h 276"/>
                              <a:gd name="T80" fmla="+- 0 10991 10512"/>
                              <a:gd name="T81" fmla="*/ T80 w 821"/>
                              <a:gd name="T82" fmla="+- 0 -905 -1003"/>
                              <a:gd name="T83" fmla="*/ -905 h 276"/>
                              <a:gd name="T84" fmla="+- 0 10961 10512"/>
                              <a:gd name="T85" fmla="*/ T84 w 821"/>
                              <a:gd name="T86" fmla="+- 0 -803 -1003"/>
                              <a:gd name="T87" fmla="*/ -803 h 276"/>
                              <a:gd name="T88" fmla="+- 0 10925 10512"/>
                              <a:gd name="T89" fmla="*/ T88 w 821"/>
                              <a:gd name="T90" fmla="+- 0 -773 -1003"/>
                              <a:gd name="T91" fmla="*/ -773 h 276"/>
                              <a:gd name="T92" fmla="+- 0 10911 10512"/>
                              <a:gd name="T93" fmla="*/ T92 w 821"/>
                              <a:gd name="T94" fmla="+- 0 -831 -1003"/>
                              <a:gd name="T95" fmla="*/ -831 h 276"/>
                              <a:gd name="T96" fmla="+- 0 10937 10512"/>
                              <a:gd name="T97" fmla="*/ T96 w 821"/>
                              <a:gd name="T98" fmla="+- 0 -890 -1003"/>
                              <a:gd name="T99" fmla="*/ -890 h 276"/>
                              <a:gd name="T100" fmla="+- 0 10963 10512"/>
                              <a:gd name="T101" fmla="*/ T100 w 821"/>
                              <a:gd name="T102" fmla="+- 0 -830 -1003"/>
                              <a:gd name="T103" fmla="*/ -830 h 276"/>
                              <a:gd name="T104" fmla="+- 0 10883 10512"/>
                              <a:gd name="T105" fmla="*/ T104 w 821"/>
                              <a:gd name="T106" fmla="+- 0 -903 -1003"/>
                              <a:gd name="T107" fmla="*/ -903 h 276"/>
                              <a:gd name="T108" fmla="+- 0 10881 10512"/>
                              <a:gd name="T109" fmla="*/ T108 w 821"/>
                              <a:gd name="T110" fmla="+- 0 -757 -1003"/>
                              <a:gd name="T111" fmla="*/ -757 h 276"/>
                              <a:gd name="T112" fmla="+- 0 10991 10512"/>
                              <a:gd name="T113" fmla="*/ T112 w 821"/>
                              <a:gd name="T114" fmla="+- 0 -755 -1003"/>
                              <a:gd name="T115" fmla="*/ -755 h 276"/>
                              <a:gd name="T116" fmla="+- 0 11010 10512"/>
                              <a:gd name="T117" fmla="*/ T116 w 821"/>
                              <a:gd name="T118" fmla="+- 0 -831 -1003"/>
                              <a:gd name="T119" fmla="*/ -831 h 276"/>
                              <a:gd name="T120" fmla="+- 0 11156 10512"/>
                              <a:gd name="T121" fmla="*/ T120 w 821"/>
                              <a:gd name="T122" fmla="+- 0 -908 -1003"/>
                              <a:gd name="T123" fmla="*/ -908 h 276"/>
                              <a:gd name="T124" fmla="+- 0 11126 10512"/>
                              <a:gd name="T125" fmla="*/ T124 w 821"/>
                              <a:gd name="T126" fmla="+- 0 -805 -1003"/>
                              <a:gd name="T127" fmla="*/ -805 h 276"/>
                              <a:gd name="T128" fmla="+- 0 11085 10512"/>
                              <a:gd name="T129" fmla="*/ T128 w 821"/>
                              <a:gd name="T130" fmla="+- 0 -769 -1003"/>
                              <a:gd name="T131" fmla="*/ -769 h 276"/>
                              <a:gd name="T132" fmla="+- 0 11093 10512"/>
                              <a:gd name="T133" fmla="*/ T132 w 821"/>
                              <a:gd name="T134" fmla="+- 0 -890 -1003"/>
                              <a:gd name="T135" fmla="*/ -890 h 276"/>
                              <a:gd name="T136" fmla="+- 0 11127 10512"/>
                              <a:gd name="T137" fmla="*/ T136 w 821"/>
                              <a:gd name="T138" fmla="+- 0 -862 -1003"/>
                              <a:gd name="T139" fmla="*/ -862 h 276"/>
                              <a:gd name="T140" fmla="+- 0 11104 10512"/>
                              <a:gd name="T141" fmla="*/ T140 w 821"/>
                              <a:gd name="T142" fmla="+- 0 -932 -1003"/>
                              <a:gd name="T143" fmla="*/ -932 h 276"/>
                              <a:gd name="T144" fmla="+- 0 11082 10512"/>
                              <a:gd name="T145" fmla="*/ T144 w 821"/>
                              <a:gd name="T146" fmla="+- 0 -1002 -1003"/>
                              <a:gd name="T147" fmla="*/ -1002 h 276"/>
                              <a:gd name="T148" fmla="+- 0 11035 10512"/>
                              <a:gd name="T149" fmla="*/ T148 w 821"/>
                              <a:gd name="T150" fmla="+- 0 -736 -1003"/>
                              <a:gd name="T151" fmla="*/ -736 h 276"/>
                              <a:gd name="T152" fmla="+- 0 11061 10512"/>
                              <a:gd name="T153" fmla="*/ T152 w 821"/>
                              <a:gd name="T154" fmla="+- 0 -729 -1003"/>
                              <a:gd name="T155" fmla="*/ -729 h 276"/>
                              <a:gd name="T156" fmla="+- 0 11150 10512"/>
                              <a:gd name="T157" fmla="*/ T156 w 821"/>
                              <a:gd name="T158" fmla="+- 0 -755 -1003"/>
                              <a:gd name="T159" fmla="*/ -755 h 276"/>
                              <a:gd name="T160" fmla="+- 0 11332 10512"/>
                              <a:gd name="T161" fmla="*/ T160 w 821"/>
                              <a:gd name="T162" fmla="+- 0 -853 -1003"/>
                              <a:gd name="T163" fmla="*/ -853 h 276"/>
                              <a:gd name="T164" fmla="+- 0 11318 10512"/>
                              <a:gd name="T165" fmla="*/ T164 w 821"/>
                              <a:gd name="T166" fmla="+- 0 -906 -1003"/>
                              <a:gd name="T167" fmla="*/ -906 h 276"/>
                              <a:gd name="T168" fmla="+- 0 11288 10512"/>
                              <a:gd name="T169" fmla="*/ T168 w 821"/>
                              <a:gd name="T170" fmla="+- 0 -858 -1003"/>
                              <a:gd name="T171" fmla="*/ -858 h 276"/>
                              <a:gd name="T172" fmla="+- 0 11245 10512"/>
                              <a:gd name="T173" fmla="*/ T172 w 821"/>
                              <a:gd name="T174" fmla="+- 0 -870 -1003"/>
                              <a:gd name="T175" fmla="*/ -870 h 276"/>
                              <a:gd name="T176" fmla="+- 0 11283 10512"/>
                              <a:gd name="T177" fmla="*/ T176 w 821"/>
                              <a:gd name="T178" fmla="+- 0 -892 -1003"/>
                              <a:gd name="T179" fmla="*/ -892 h 276"/>
                              <a:gd name="T180" fmla="+- 0 11237 10512"/>
                              <a:gd name="T181" fmla="*/ T180 w 821"/>
                              <a:gd name="T182" fmla="+- 0 -924 -1003"/>
                              <a:gd name="T183" fmla="*/ -924 h 276"/>
                              <a:gd name="T184" fmla="+- 0 11200 10512"/>
                              <a:gd name="T185" fmla="*/ T184 w 821"/>
                              <a:gd name="T186" fmla="+- 0 -787 -1003"/>
                              <a:gd name="T187" fmla="*/ -787 h 276"/>
                              <a:gd name="T188" fmla="+- 0 11287 10512"/>
                              <a:gd name="T189" fmla="*/ T188 w 821"/>
                              <a:gd name="T190" fmla="+- 0 -727 -1003"/>
                              <a:gd name="T191" fmla="*/ -727 h 276"/>
                              <a:gd name="T192" fmla="+- 0 11319 10512"/>
                              <a:gd name="T193" fmla="*/ T192 w 821"/>
                              <a:gd name="T194" fmla="+- 0 -737 -1003"/>
                              <a:gd name="T195" fmla="*/ -737 h 276"/>
                              <a:gd name="T196" fmla="+- 0 11316 10512"/>
                              <a:gd name="T197" fmla="*/ T196 w 821"/>
                              <a:gd name="T198" fmla="+- 0 -775 -1003"/>
                              <a:gd name="T199" fmla="*/ -775 h 276"/>
                              <a:gd name="T200" fmla="+- 0 11265 10512"/>
                              <a:gd name="T201" fmla="*/ T200 w 821"/>
                              <a:gd name="T202" fmla="+- 0 -772 -1003"/>
                              <a:gd name="T203" fmla="*/ -772 h 276"/>
                              <a:gd name="T204" fmla="+- 0 11310 10512"/>
                              <a:gd name="T205" fmla="*/ T204 w 821"/>
                              <a:gd name="T206" fmla="+- 0 -819 -1003"/>
                              <a:gd name="T207" fmla="*/ -819 h 276"/>
                              <a:gd name="T208" fmla="+- 0 11329 10512"/>
                              <a:gd name="T209" fmla="*/ T208 w 821"/>
                              <a:gd name="T210" fmla="+- 0 -821 -1003"/>
                              <a:gd name="T211" fmla="*/ -821 h 276"/>
                              <a:gd name="T212" fmla="+- 0 11332 10512"/>
                              <a:gd name="T213" fmla="*/ T212 w 821"/>
                              <a:gd name="T214" fmla="+- 0 -853 -1003"/>
                              <a:gd name="T215" fmla="*/ -853 h 2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821" h="276">
                                <a:moveTo>
                                  <a:pt x="178" y="272"/>
                                </a:moveTo>
                                <a:lnTo>
                                  <a:pt x="177" y="270"/>
                                </a:lnTo>
                                <a:lnTo>
                                  <a:pt x="162" y="207"/>
                                </a:lnTo>
                                <a:lnTo>
                                  <a:pt x="151" y="164"/>
                                </a:lnTo>
                                <a:lnTo>
                                  <a:pt x="126" y="61"/>
                                </a:lnTo>
                                <a:lnTo>
                                  <a:pt x="115" y="18"/>
                                </a:lnTo>
                                <a:lnTo>
                                  <a:pt x="115" y="16"/>
                                </a:lnTo>
                                <a:lnTo>
                                  <a:pt x="114" y="15"/>
                                </a:lnTo>
                                <a:lnTo>
                                  <a:pt x="106" y="15"/>
                                </a:lnTo>
                                <a:lnTo>
                                  <a:pt x="106" y="164"/>
                                </a:lnTo>
                                <a:lnTo>
                                  <a:pt x="67" y="164"/>
                                </a:lnTo>
                                <a:lnTo>
                                  <a:pt x="72" y="136"/>
                                </a:lnTo>
                                <a:lnTo>
                                  <a:pt x="77" y="109"/>
                                </a:lnTo>
                                <a:lnTo>
                                  <a:pt x="82" y="84"/>
                                </a:lnTo>
                                <a:lnTo>
                                  <a:pt x="85" y="61"/>
                                </a:lnTo>
                                <a:lnTo>
                                  <a:pt x="86" y="61"/>
                                </a:lnTo>
                                <a:lnTo>
                                  <a:pt x="90" y="85"/>
                                </a:lnTo>
                                <a:lnTo>
                                  <a:pt x="95" y="112"/>
                                </a:lnTo>
                                <a:lnTo>
                                  <a:pt x="101" y="139"/>
                                </a:lnTo>
                                <a:lnTo>
                                  <a:pt x="106" y="164"/>
                                </a:lnTo>
                                <a:lnTo>
                                  <a:pt x="106" y="15"/>
                                </a:lnTo>
                                <a:lnTo>
                                  <a:pt x="56" y="15"/>
                                </a:lnTo>
                                <a:lnTo>
                                  <a:pt x="55" y="16"/>
                                </a:lnTo>
                                <a:lnTo>
                                  <a:pt x="55" y="33"/>
                                </a:lnTo>
                                <a:lnTo>
                                  <a:pt x="53" y="40"/>
                                </a:lnTo>
                                <a:lnTo>
                                  <a:pt x="0" y="269"/>
                                </a:lnTo>
                                <a:lnTo>
                                  <a:pt x="0" y="272"/>
                                </a:lnTo>
                                <a:lnTo>
                                  <a:pt x="1" y="273"/>
                                </a:lnTo>
                                <a:lnTo>
                                  <a:pt x="43" y="273"/>
                                </a:lnTo>
                                <a:lnTo>
                                  <a:pt x="44" y="272"/>
                                </a:lnTo>
                                <a:lnTo>
                                  <a:pt x="45" y="270"/>
                                </a:lnTo>
                                <a:lnTo>
                                  <a:pt x="58" y="207"/>
                                </a:lnTo>
                                <a:lnTo>
                                  <a:pt x="115" y="207"/>
                                </a:lnTo>
                                <a:lnTo>
                                  <a:pt x="129" y="270"/>
                                </a:lnTo>
                                <a:lnTo>
                                  <a:pt x="129" y="272"/>
                                </a:lnTo>
                                <a:lnTo>
                                  <a:pt x="130" y="273"/>
                                </a:lnTo>
                                <a:lnTo>
                                  <a:pt x="177" y="273"/>
                                </a:lnTo>
                                <a:lnTo>
                                  <a:pt x="178" y="272"/>
                                </a:lnTo>
                                <a:close/>
                                <a:moveTo>
                                  <a:pt x="328" y="259"/>
                                </a:moveTo>
                                <a:lnTo>
                                  <a:pt x="326" y="246"/>
                                </a:lnTo>
                                <a:lnTo>
                                  <a:pt x="327" y="238"/>
                                </a:lnTo>
                                <a:lnTo>
                                  <a:pt x="327" y="233"/>
                                </a:lnTo>
                                <a:lnTo>
                                  <a:pt x="327" y="113"/>
                                </a:lnTo>
                                <a:lnTo>
                                  <a:pt x="327" y="1"/>
                                </a:lnTo>
                                <a:lnTo>
                                  <a:pt x="326" y="0"/>
                                </a:lnTo>
                                <a:lnTo>
                                  <a:pt x="280" y="0"/>
                                </a:lnTo>
                                <a:lnTo>
                                  <a:pt x="280" y="1"/>
                                </a:lnTo>
                                <a:lnTo>
                                  <a:pt x="280" y="71"/>
                                </a:lnTo>
                                <a:lnTo>
                                  <a:pt x="280" y="114"/>
                                </a:lnTo>
                                <a:lnTo>
                                  <a:pt x="280" y="232"/>
                                </a:lnTo>
                                <a:lnTo>
                                  <a:pt x="277" y="232"/>
                                </a:lnTo>
                                <a:lnTo>
                                  <a:pt x="273" y="233"/>
                                </a:lnTo>
                                <a:lnTo>
                                  <a:pt x="270" y="233"/>
                                </a:lnTo>
                                <a:lnTo>
                                  <a:pt x="255" y="229"/>
                                </a:lnTo>
                                <a:lnTo>
                                  <a:pt x="243" y="219"/>
                                </a:lnTo>
                                <a:lnTo>
                                  <a:pt x="235" y="200"/>
                                </a:lnTo>
                                <a:lnTo>
                                  <a:pt x="232" y="173"/>
                                </a:lnTo>
                                <a:lnTo>
                                  <a:pt x="235" y="147"/>
                                </a:lnTo>
                                <a:lnTo>
                                  <a:pt x="243" y="128"/>
                                </a:lnTo>
                                <a:lnTo>
                                  <a:pt x="255" y="116"/>
                                </a:lnTo>
                                <a:lnTo>
                                  <a:pt x="271" y="113"/>
                                </a:lnTo>
                                <a:lnTo>
                                  <a:pt x="276" y="113"/>
                                </a:lnTo>
                                <a:lnTo>
                                  <a:pt x="278" y="113"/>
                                </a:lnTo>
                                <a:lnTo>
                                  <a:pt x="280" y="114"/>
                                </a:lnTo>
                                <a:lnTo>
                                  <a:pt x="280" y="71"/>
                                </a:lnTo>
                                <a:lnTo>
                                  <a:pt x="273" y="71"/>
                                </a:lnTo>
                                <a:lnTo>
                                  <a:pt x="236" y="79"/>
                                </a:lnTo>
                                <a:lnTo>
                                  <a:pt x="208" y="101"/>
                                </a:lnTo>
                                <a:lnTo>
                                  <a:pt x="190" y="134"/>
                                </a:lnTo>
                                <a:lnTo>
                                  <a:pt x="184" y="174"/>
                                </a:lnTo>
                                <a:lnTo>
                                  <a:pt x="190" y="219"/>
                                </a:lnTo>
                                <a:lnTo>
                                  <a:pt x="207" y="251"/>
                                </a:lnTo>
                                <a:lnTo>
                                  <a:pt x="234" y="270"/>
                                </a:lnTo>
                                <a:lnTo>
                                  <a:pt x="268" y="276"/>
                                </a:lnTo>
                                <a:lnTo>
                                  <a:pt x="284" y="275"/>
                                </a:lnTo>
                                <a:lnTo>
                                  <a:pt x="299" y="272"/>
                                </a:lnTo>
                                <a:lnTo>
                                  <a:pt x="313" y="268"/>
                                </a:lnTo>
                                <a:lnTo>
                                  <a:pt x="326" y="262"/>
                                </a:lnTo>
                                <a:lnTo>
                                  <a:pt x="328" y="261"/>
                                </a:lnTo>
                                <a:lnTo>
                                  <a:pt x="328" y="259"/>
                                </a:lnTo>
                                <a:close/>
                                <a:moveTo>
                                  <a:pt x="498" y="172"/>
                                </a:moveTo>
                                <a:lnTo>
                                  <a:pt x="493" y="130"/>
                                </a:lnTo>
                                <a:lnTo>
                                  <a:pt x="485" y="113"/>
                                </a:lnTo>
                                <a:lnTo>
                                  <a:pt x="479" y="98"/>
                                </a:lnTo>
                                <a:lnTo>
                                  <a:pt x="456" y="78"/>
                                </a:lnTo>
                                <a:lnTo>
                                  <a:pt x="451" y="77"/>
                                </a:lnTo>
                                <a:lnTo>
                                  <a:pt x="451" y="173"/>
                                </a:lnTo>
                                <a:lnTo>
                                  <a:pt x="449" y="200"/>
                                </a:lnTo>
                                <a:lnTo>
                                  <a:pt x="444" y="219"/>
                                </a:lnTo>
                                <a:lnTo>
                                  <a:pt x="436" y="231"/>
                                </a:lnTo>
                                <a:lnTo>
                                  <a:pt x="425" y="234"/>
                                </a:lnTo>
                                <a:lnTo>
                                  <a:pt x="413" y="230"/>
                                </a:lnTo>
                                <a:lnTo>
                                  <a:pt x="405" y="218"/>
                                </a:lnTo>
                                <a:lnTo>
                                  <a:pt x="401" y="198"/>
                                </a:lnTo>
                                <a:lnTo>
                                  <a:pt x="399" y="173"/>
                                </a:lnTo>
                                <a:lnTo>
                                  <a:pt x="399" y="172"/>
                                </a:lnTo>
                                <a:lnTo>
                                  <a:pt x="401" y="146"/>
                                </a:lnTo>
                                <a:lnTo>
                                  <a:pt x="406" y="127"/>
                                </a:lnTo>
                                <a:lnTo>
                                  <a:pt x="414" y="116"/>
                                </a:lnTo>
                                <a:lnTo>
                                  <a:pt x="425" y="113"/>
                                </a:lnTo>
                                <a:lnTo>
                                  <a:pt x="437" y="117"/>
                                </a:lnTo>
                                <a:lnTo>
                                  <a:pt x="445" y="129"/>
                                </a:lnTo>
                                <a:lnTo>
                                  <a:pt x="449" y="148"/>
                                </a:lnTo>
                                <a:lnTo>
                                  <a:pt x="451" y="173"/>
                                </a:lnTo>
                                <a:lnTo>
                                  <a:pt x="451" y="77"/>
                                </a:lnTo>
                                <a:lnTo>
                                  <a:pt x="426" y="71"/>
                                </a:lnTo>
                                <a:lnTo>
                                  <a:pt x="394" y="79"/>
                                </a:lnTo>
                                <a:lnTo>
                                  <a:pt x="371" y="100"/>
                                </a:lnTo>
                                <a:lnTo>
                                  <a:pt x="357" y="132"/>
                                </a:lnTo>
                                <a:lnTo>
                                  <a:pt x="352" y="172"/>
                                </a:lnTo>
                                <a:lnTo>
                                  <a:pt x="356" y="213"/>
                                </a:lnTo>
                                <a:lnTo>
                                  <a:pt x="369" y="246"/>
                                </a:lnTo>
                                <a:lnTo>
                                  <a:pt x="392" y="268"/>
                                </a:lnTo>
                                <a:lnTo>
                                  <a:pt x="425" y="276"/>
                                </a:lnTo>
                                <a:lnTo>
                                  <a:pt x="456" y="269"/>
                                </a:lnTo>
                                <a:lnTo>
                                  <a:pt x="479" y="248"/>
                                </a:lnTo>
                                <a:lnTo>
                                  <a:pt x="485" y="234"/>
                                </a:lnTo>
                                <a:lnTo>
                                  <a:pt x="493" y="216"/>
                                </a:lnTo>
                                <a:lnTo>
                                  <a:pt x="498" y="173"/>
                                </a:lnTo>
                                <a:lnTo>
                                  <a:pt x="498" y="172"/>
                                </a:lnTo>
                                <a:close/>
                                <a:moveTo>
                                  <a:pt x="665" y="165"/>
                                </a:moveTo>
                                <a:lnTo>
                                  <a:pt x="659" y="124"/>
                                </a:lnTo>
                                <a:lnTo>
                                  <a:pt x="654" y="113"/>
                                </a:lnTo>
                                <a:lnTo>
                                  <a:pt x="644" y="95"/>
                                </a:lnTo>
                                <a:lnTo>
                                  <a:pt x="621" y="77"/>
                                </a:lnTo>
                                <a:lnTo>
                                  <a:pt x="618" y="76"/>
                                </a:lnTo>
                                <a:lnTo>
                                  <a:pt x="618" y="166"/>
                                </a:lnTo>
                                <a:lnTo>
                                  <a:pt x="614" y="198"/>
                                </a:lnTo>
                                <a:lnTo>
                                  <a:pt x="605" y="219"/>
                                </a:lnTo>
                                <a:lnTo>
                                  <a:pt x="592" y="230"/>
                                </a:lnTo>
                                <a:lnTo>
                                  <a:pt x="578" y="234"/>
                                </a:lnTo>
                                <a:lnTo>
                                  <a:pt x="573" y="234"/>
                                </a:lnTo>
                                <a:lnTo>
                                  <a:pt x="570" y="233"/>
                                </a:lnTo>
                                <a:lnTo>
                                  <a:pt x="570" y="115"/>
                                </a:lnTo>
                                <a:lnTo>
                                  <a:pt x="574" y="114"/>
                                </a:lnTo>
                                <a:lnTo>
                                  <a:pt x="581" y="113"/>
                                </a:lnTo>
                                <a:lnTo>
                                  <a:pt x="584" y="113"/>
                                </a:lnTo>
                                <a:lnTo>
                                  <a:pt x="597" y="116"/>
                                </a:lnTo>
                                <a:lnTo>
                                  <a:pt x="608" y="125"/>
                                </a:lnTo>
                                <a:lnTo>
                                  <a:pt x="615" y="141"/>
                                </a:lnTo>
                                <a:lnTo>
                                  <a:pt x="618" y="166"/>
                                </a:lnTo>
                                <a:lnTo>
                                  <a:pt x="618" y="76"/>
                                </a:lnTo>
                                <a:lnTo>
                                  <a:pt x="603" y="73"/>
                                </a:lnTo>
                                <a:lnTo>
                                  <a:pt x="592" y="71"/>
                                </a:lnTo>
                                <a:lnTo>
                                  <a:pt x="582" y="71"/>
                                </a:lnTo>
                                <a:lnTo>
                                  <a:pt x="576" y="72"/>
                                </a:lnTo>
                                <a:lnTo>
                                  <a:pt x="570" y="73"/>
                                </a:lnTo>
                                <a:lnTo>
                                  <a:pt x="570" y="1"/>
                                </a:lnTo>
                                <a:lnTo>
                                  <a:pt x="570" y="0"/>
                                </a:lnTo>
                                <a:lnTo>
                                  <a:pt x="524" y="0"/>
                                </a:lnTo>
                                <a:lnTo>
                                  <a:pt x="523" y="1"/>
                                </a:lnTo>
                                <a:lnTo>
                                  <a:pt x="523" y="267"/>
                                </a:lnTo>
                                <a:lnTo>
                                  <a:pt x="524" y="268"/>
                                </a:lnTo>
                                <a:lnTo>
                                  <a:pt x="526" y="269"/>
                                </a:lnTo>
                                <a:lnTo>
                                  <a:pt x="538" y="272"/>
                                </a:lnTo>
                                <a:lnTo>
                                  <a:pt x="549" y="274"/>
                                </a:lnTo>
                                <a:lnTo>
                                  <a:pt x="561" y="276"/>
                                </a:lnTo>
                                <a:lnTo>
                                  <a:pt x="572" y="276"/>
                                </a:lnTo>
                                <a:lnTo>
                                  <a:pt x="608" y="269"/>
                                </a:lnTo>
                                <a:lnTo>
                                  <a:pt x="638" y="248"/>
                                </a:lnTo>
                                <a:lnTo>
                                  <a:pt x="645" y="234"/>
                                </a:lnTo>
                                <a:lnTo>
                                  <a:pt x="658" y="213"/>
                                </a:lnTo>
                                <a:lnTo>
                                  <a:pt x="665" y="165"/>
                                </a:lnTo>
                                <a:close/>
                                <a:moveTo>
                                  <a:pt x="820" y="150"/>
                                </a:moveTo>
                                <a:lnTo>
                                  <a:pt x="819" y="147"/>
                                </a:lnTo>
                                <a:lnTo>
                                  <a:pt x="817" y="123"/>
                                </a:lnTo>
                                <a:lnTo>
                                  <a:pt x="812" y="111"/>
                                </a:lnTo>
                                <a:lnTo>
                                  <a:pt x="806" y="97"/>
                                </a:lnTo>
                                <a:lnTo>
                                  <a:pt x="787" y="78"/>
                                </a:lnTo>
                                <a:lnTo>
                                  <a:pt x="776" y="76"/>
                                </a:lnTo>
                                <a:lnTo>
                                  <a:pt x="776" y="127"/>
                                </a:lnTo>
                                <a:lnTo>
                                  <a:pt x="776" y="145"/>
                                </a:lnTo>
                                <a:lnTo>
                                  <a:pt x="775" y="147"/>
                                </a:lnTo>
                                <a:lnTo>
                                  <a:pt x="774" y="147"/>
                                </a:lnTo>
                                <a:lnTo>
                                  <a:pt x="730" y="147"/>
                                </a:lnTo>
                                <a:lnTo>
                                  <a:pt x="733" y="133"/>
                                </a:lnTo>
                                <a:lnTo>
                                  <a:pt x="737" y="122"/>
                                </a:lnTo>
                                <a:lnTo>
                                  <a:pt x="744" y="114"/>
                                </a:lnTo>
                                <a:lnTo>
                                  <a:pt x="755" y="111"/>
                                </a:lnTo>
                                <a:lnTo>
                                  <a:pt x="771" y="111"/>
                                </a:lnTo>
                                <a:lnTo>
                                  <a:pt x="776" y="127"/>
                                </a:lnTo>
                                <a:lnTo>
                                  <a:pt x="776" y="76"/>
                                </a:lnTo>
                                <a:lnTo>
                                  <a:pt x="756" y="71"/>
                                </a:lnTo>
                                <a:lnTo>
                                  <a:pt x="725" y="79"/>
                                </a:lnTo>
                                <a:lnTo>
                                  <a:pt x="702" y="101"/>
                                </a:lnTo>
                                <a:lnTo>
                                  <a:pt x="688" y="135"/>
                                </a:lnTo>
                                <a:lnTo>
                                  <a:pt x="683" y="176"/>
                                </a:lnTo>
                                <a:lnTo>
                                  <a:pt x="688" y="216"/>
                                </a:lnTo>
                                <a:lnTo>
                                  <a:pt x="702" y="247"/>
                                </a:lnTo>
                                <a:lnTo>
                                  <a:pt x="727" y="268"/>
                                </a:lnTo>
                                <a:lnTo>
                                  <a:pt x="765" y="276"/>
                                </a:lnTo>
                                <a:lnTo>
                                  <a:pt x="775" y="276"/>
                                </a:lnTo>
                                <a:lnTo>
                                  <a:pt x="785" y="275"/>
                                </a:lnTo>
                                <a:lnTo>
                                  <a:pt x="795" y="272"/>
                                </a:lnTo>
                                <a:lnTo>
                                  <a:pt x="806" y="268"/>
                                </a:lnTo>
                                <a:lnTo>
                                  <a:pt x="807" y="266"/>
                                </a:lnTo>
                                <a:lnTo>
                                  <a:pt x="807" y="234"/>
                                </a:lnTo>
                                <a:lnTo>
                                  <a:pt x="807" y="228"/>
                                </a:lnTo>
                                <a:lnTo>
                                  <a:pt x="806" y="228"/>
                                </a:lnTo>
                                <a:lnTo>
                                  <a:pt x="804" y="228"/>
                                </a:lnTo>
                                <a:lnTo>
                                  <a:pt x="793" y="232"/>
                                </a:lnTo>
                                <a:lnTo>
                                  <a:pt x="784" y="234"/>
                                </a:lnTo>
                                <a:lnTo>
                                  <a:pt x="773" y="234"/>
                                </a:lnTo>
                                <a:lnTo>
                                  <a:pt x="753" y="231"/>
                                </a:lnTo>
                                <a:lnTo>
                                  <a:pt x="739" y="221"/>
                                </a:lnTo>
                                <a:lnTo>
                                  <a:pt x="732" y="205"/>
                                </a:lnTo>
                                <a:lnTo>
                                  <a:pt x="729" y="184"/>
                                </a:lnTo>
                                <a:lnTo>
                                  <a:pt x="798" y="184"/>
                                </a:lnTo>
                                <a:lnTo>
                                  <a:pt x="810" y="184"/>
                                </a:lnTo>
                                <a:lnTo>
                                  <a:pt x="814" y="183"/>
                                </a:lnTo>
                                <a:lnTo>
                                  <a:pt x="816" y="183"/>
                                </a:lnTo>
                                <a:lnTo>
                                  <a:pt x="817" y="182"/>
                                </a:lnTo>
                                <a:lnTo>
                                  <a:pt x="818" y="180"/>
                                </a:lnTo>
                                <a:lnTo>
                                  <a:pt x="819" y="175"/>
                                </a:lnTo>
                                <a:lnTo>
                                  <a:pt x="820" y="163"/>
                                </a:lnTo>
                                <a:lnTo>
                                  <a:pt x="820" y="15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6" name="Group 5"/>
                        <wpg:cNvGrpSpPr>
                          <a:grpSpLocks/>
                        </wpg:cNvGrpSpPr>
                        <wpg:grpSpPr bwMode="auto">
                          <a:xfrm>
                            <a:off x="0" y="0"/>
                            <a:ext cx="521335" cy="461010"/>
                            <a:chOff x="0" y="0"/>
                            <a:chExt cx="821" cy="726"/>
                          </a:xfrm>
                        </wpg:grpSpPr>
                        <wps:wsp>
                          <wps:cNvPr id="306469702" name="AutoShape 3"/>
                          <wps:cNvSpPr>
                            <a:spLocks/>
                          </wps:cNvSpPr>
                          <wps:spPr bwMode="auto">
                            <a:xfrm>
                              <a:off x="-1" y="0"/>
                              <a:ext cx="821" cy="726"/>
                            </a:xfrm>
                            <a:custGeom>
                              <a:avLst/>
                              <a:gdLst>
                                <a:gd name="T0" fmla="*/ 303 w 821"/>
                                <a:gd name="T1" fmla="*/ 0 h 726"/>
                                <a:gd name="T2" fmla="*/ 0 w 821"/>
                                <a:gd name="T3" fmla="*/ 0 h 726"/>
                                <a:gd name="T4" fmla="*/ 0 w 821"/>
                                <a:gd name="T5" fmla="*/ 726 h 726"/>
                                <a:gd name="T6" fmla="*/ 303 w 821"/>
                                <a:gd name="T7" fmla="*/ 0 h 726"/>
                                <a:gd name="T8" fmla="*/ 603 w 821"/>
                                <a:gd name="T9" fmla="*/ 726 h 726"/>
                                <a:gd name="T10" fmla="*/ 410 w 821"/>
                                <a:gd name="T11" fmla="*/ 268 h 726"/>
                                <a:gd name="T12" fmla="*/ 278 w 821"/>
                                <a:gd name="T13" fmla="*/ 580 h 726"/>
                                <a:gd name="T14" fmla="*/ 419 w 821"/>
                                <a:gd name="T15" fmla="*/ 580 h 726"/>
                                <a:gd name="T16" fmla="*/ 477 w 821"/>
                                <a:gd name="T17" fmla="*/ 726 h 726"/>
                                <a:gd name="T18" fmla="*/ 603 w 821"/>
                                <a:gd name="T19" fmla="*/ 726 h 726"/>
                                <a:gd name="T20" fmla="*/ 820 w 821"/>
                                <a:gd name="T21" fmla="*/ 0 h 726"/>
                                <a:gd name="T22" fmla="*/ 517 w 821"/>
                                <a:gd name="T23" fmla="*/ 0 h 726"/>
                                <a:gd name="T24" fmla="*/ 820 w 821"/>
                                <a:gd name="T25" fmla="*/ 726 h 726"/>
                                <a:gd name="T26" fmla="*/ 820 w 821"/>
                                <a:gd name="T27" fmla="*/ 0 h 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821" h="726">
                                  <a:moveTo>
                                    <a:pt x="303" y="0"/>
                                  </a:moveTo>
                                  <a:lnTo>
                                    <a:pt x="0" y="0"/>
                                  </a:lnTo>
                                  <a:lnTo>
                                    <a:pt x="0" y="726"/>
                                  </a:lnTo>
                                  <a:lnTo>
                                    <a:pt x="303" y="0"/>
                                  </a:lnTo>
                                  <a:close/>
                                  <a:moveTo>
                                    <a:pt x="603" y="726"/>
                                  </a:moveTo>
                                  <a:lnTo>
                                    <a:pt x="410" y="268"/>
                                  </a:lnTo>
                                  <a:lnTo>
                                    <a:pt x="278" y="580"/>
                                  </a:lnTo>
                                  <a:lnTo>
                                    <a:pt x="419" y="580"/>
                                  </a:lnTo>
                                  <a:lnTo>
                                    <a:pt x="477" y="726"/>
                                  </a:lnTo>
                                  <a:lnTo>
                                    <a:pt x="603" y="726"/>
                                  </a:lnTo>
                                  <a:close/>
                                  <a:moveTo>
                                    <a:pt x="820" y="0"/>
                                  </a:moveTo>
                                  <a:lnTo>
                                    <a:pt x="517" y="0"/>
                                  </a:lnTo>
                                  <a:lnTo>
                                    <a:pt x="820" y="726"/>
                                  </a:lnTo>
                                  <a:lnTo>
                                    <a:pt x="820" y="0"/>
                                  </a:lnTo>
                                  <a:close/>
                                </a:path>
                              </a:pathLst>
                            </a:custGeom>
                            <a:solidFill>
                              <a:srgbClr val="FF25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xmlns:w16du="http://schemas.microsoft.com/office/word/2023/wordml/word16du">
            <w:pict>
              <v:group id="Group 2" style="position:absolute;margin-left:27pt;margin-top:-4pt;width:24pt;height:34pt;z-index:251659264;mso-position-horizontal-relative:right-margin-area;mso-width-relative:margin;mso-height-relative:margin" coordsize="5276,7213" o:spid="_x0000_s1026" w14:anchorId="797E4C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">
                <v:shape id="Freeform: Shape 4" style="position:absolute;left:63;top:5461;width:5213;height:1752;visibility:visible;mso-wrap-style:square;v-text-anchor:top" coordsize="821,276" o:spid="_x0000_s1027" fillcolor="#ff2500" stroked="f" path="m178,272r-1,-2l162,207,151,164,126,61,115,18r,-2l114,15r-8,l106,164r-39,l72,136r5,-27l82,84,85,61r1,l90,85r5,27l101,139r5,25l106,15r-50,l55,16r,17l53,40,,269r,3l1,273r42,l44,272r1,-2l58,207r57,l129,270r,2l130,273r47,l178,272xm328,259r-2,-13l327,238r,-5l327,113,327,1,326,,280,r,1l280,71r,43l280,232r-3,l273,233r-3,l255,229,243,219r-8,-19l232,173r3,-26l243,128r12,-12l271,113r5,l278,113r2,1l280,71r-7,l236,79r-28,22l190,134r-6,40l190,219r17,32l234,270r34,6l284,275r15,-3l313,268r13,-6l328,261r,-2xm498,172r-5,-42l485,113,479,98,456,78r-5,-1l451,173r-2,27l444,219r-8,12l425,234r-12,-4l405,218r-4,-20l399,173r,-1l401,146r5,-19l414,116r11,-3l437,117r8,12l449,148r2,25l451,77,426,71r-32,8l371,100r-14,32l352,172r4,41l369,246r23,22l425,276r31,-7l479,248r6,-14l493,216r5,-43l498,172xm665,165r-6,-41l654,113,644,95,621,77r-3,-1l618,166r-4,32l605,219r-13,11l578,234r-5,l570,233r,-118l574,114r7,-1l584,113r13,3l608,125r7,16l618,166r,-90l603,73,592,71r-10,l576,72r-6,1l570,1r,-1l524,r-1,1l523,267r1,1l526,269r12,3l549,274r12,2l572,276r36,-7l638,248r7,-14l658,213r7,-48xm820,150r-1,-3l817,123r-5,-12l806,97,787,78,776,76r,51l776,145r-1,2l774,147r-44,l733,133r4,-11l744,114r11,-3l771,111r5,16l776,76,756,71r-31,8l702,101r-14,34l683,176r5,40l702,247r25,21l765,276r10,l785,275r10,-3l806,268r1,-2l807,234r,-6l806,228r-2,l793,232r-9,2l773,234r-20,-3l739,221r-7,-16l729,184r69,l810,184r4,-1l816,183r1,-1l818,180r1,-5l820,163r,-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">
                  <v:path arrowok="t" o:connecttype="custom" o:connectlocs="95885,-532765;72390,-627380;45720,-550545;54610,-598170;67310,-532765;34925,-615950;635,-463550;36830,-505460;82550,-463550;207010,-480695;207645,-636270;177800,-591820;173355,-488950;149225,-509905;161925,-563245;177800,-564515;132080,-572770;131445,-477520;189865,-464185;208280,-472440;304165,-574675;285115,-509905;262255,-490855;253365,-527685;269875,-565150;286385,-527050;235585,-573405;234315,-480695;304165,-479425;316230,-527685;408940,-576580;389890,-511175;363855,-488315;368935,-565150;390525,-547370;375920,-591820;361950,-636270;332105,-467360;348615,-462915;405130,-479425;520700,-541655;511810,-575310;492760,-544830;465455,-552450;489585,-566420;460375,-586740;436880,-499745;492125,-461645;512445,-467995;510540,-492125;478155,-490220;506730,-520065;518795,-521335;520700,-541655" o:connectangles="0,0,0,0,0,0,0,0,0,0,0,0,0,0,0,0,0,0,0,0,0,0,0,0,0,0,0,0,0,0,0,0,0,0,0,0,0,0,0,0,0,0,0,0,0,0,0,0,0,0,0,0,0,0"/>
                </v:shape>
                <v:group id="Group 5" style="position:absolute;width:5213;height:4610" coordsize="821,726"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AutoShape 3" style="position:absolute;left:-1;width:821;height:726;visibility:visible;mso-wrap-style:square;v-text-anchor:top" coordsize="821,726" o:spid="_x0000_s1029" fillcolor="#ff2500" stroked="f" path="m303,l,,,726,303,xm603,726l410,268,278,580r141,l477,726r126,xm820,l517,,820,726,8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">
                    <v:path arrowok="t" o:connecttype="custom" o:connectlocs="303,0;0,0;0,726;303,0;603,726;410,268;278,580;419,580;477,726;603,726;820,0;517,0;820,726;820,0" o:connectangles="0,0,0,0,0,0,0,0,0,0,0,0,0,0"/>
                  </v:shape>
                </v:group>
                <w10:wrap anchorx="margin"/>
              </v:group>
            </w:pict>
          </mc:Fallback>
        </mc:AlternateContent>
      </w:r>
    </w:ins>
    <w:r w:rsidR="00CC47F4" w:rsidRPr="00CC47F4">
      <w:rPr>
        <w:b/>
        <w:bCs/>
      </w:rPr>
      <w:t xml:space="preserve">Micro </w:t>
    </w:r>
    <w:r w:rsidR="006D666A">
      <w:rPr>
        <w:b/>
        <w:bCs/>
      </w:rPr>
      <w:t>F</w:t>
    </w:r>
    <w:r w:rsidR="00CC47F4" w:rsidRPr="00CC47F4">
      <w:rPr>
        <w:b/>
        <w:bCs/>
      </w:rPr>
      <w:t>rontend</w:t>
    </w:r>
    <w:r w:rsidR="006D666A">
      <w:rPr>
        <w:b/>
        <w:bCs/>
      </w:rPr>
      <w:t>s</w:t>
    </w:r>
    <w:r w:rsidR="00CC47F4" w:rsidRPr="00CC47F4">
      <w:rPr>
        <w:b/>
        <w:bCs/>
      </w:rPr>
      <w:t xml:space="preserve"> in AEM</w:t>
    </w:r>
  </w:p>
</w:hdr>
</file>

<file path=word/intelligence2.xml><?xml version="1.0" encoding="utf-8"?>
<int2:intelligence xmlns:int2="http://schemas.microsoft.com/office/intelligence/2020/intelligence" xmlns:oel="http://schemas.microsoft.com/office/2019/extlst">
  <int2:observations>
    <int2:textHash int2:hashCode="8GTBS2WnSvcbPJ" int2:id="McZUpUwb">
      <int2:state int2:value="Rejected" int2:type="AugLoop_Text_Critique"/>
    </int2:textHash>
    <int2:textHash int2:hashCode="tTj5gYwMVeiDra" int2:id="oPDXqM0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68F0"/>
    <w:multiLevelType w:val="hybridMultilevel"/>
    <w:tmpl w:val="0ED43CE6"/>
    <w:lvl w:ilvl="0" w:tplc="8C3A16F8">
      <w:start w:val="1"/>
      <w:numFmt w:val="decimal"/>
      <w:lvlText w:val="%1."/>
      <w:lvlJc w:val="left"/>
      <w:pPr>
        <w:tabs>
          <w:tab w:val="num" w:pos="720"/>
        </w:tabs>
        <w:ind w:left="720" w:hanging="360"/>
      </w:pPr>
    </w:lvl>
    <w:lvl w:ilvl="1" w:tplc="87622CF6" w:tentative="1">
      <w:start w:val="1"/>
      <w:numFmt w:val="decimal"/>
      <w:lvlText w:val="%2."/>
      <w:lvlJc w:val="left"/>
      <w:pPr>
        <w:tabs>
          <w:tab w:val="num" w:pos="1440"/>
        </w:tabs>
        <w:ind w:left="1440" w:hanging="360"/>
      </w:pPr>
    </w:lvl>
    <w:lvl w:ilvl="2" w:tplc="60C85FD4" w:tentative="1">
      <w:start w:val="1"/>
      <w:numFmt w:val="decimal"/>
      <w:lvlText w:val="%3."/>
      <w:lvlJc w:val="left"/>
      <w:pPr>
        <w:tabs>
          <w:tab w:val="num" w:pos="2160"/>
        </w:tabs>
        <w:ind w:left="2160" w:hanging="360"/>
      </w:pPr>
    </w:lvl>
    <w:lvl w:ilvl="3" w:tplc="AE6E5AF2" w:tentative="1">
      <w:start w:val="1"/>
      <w:numFmt w:val="decimal"/>
      <w:lvlText w:val="%4."/>
      <w:lvlJc w:val="left"/>
      <w:pPr>
        <w:tabs>
          <w:tab w:val="num" w:pos="2880"/>
        </w:tabs>
        <w:ind w:left="2880" w:hanging="360"/>
      </w:pPr>
    </w:lvl>
    <w:lvl w:ilvl="4" w:tplc="89DE9552" w:tentative="1">
      <w:start w:val="1"/>
      <w:numFmt w:val="decimal"/>
      <w:lvlText w:val="%5."/>
      <w:lvlJc w:val="left"/>
      <w:pPr>
        <w:tabs>
          <w:tab w:val="num" w:pos="3600"/>
        </w:tabs>
        <w:ind w:left="3600" w:hanging="360"/>
      </w:pPr>
    </w:lvl>
    <w:lvl w:ilvl="5" w:tplc="DEBA3048" w:tentative="1">
      <w:start w:val="1"/>
      <w:numFmt w:val="decimal"/>
      <w:lvlText w:val="%6."/>
      <w:lvlJc w:val="left"/>
      <w:pPr>
        <w:tabs>
          <w:tab w:val="num" w:pos="4320"/>
        </w:tabs>
        <w:ind w:left="4320" w:hanging="360"/>
      </w:pPr>
    </w:lvl>
    <w:lvl w:ilvl="6" w:tplc="BBF2E226" w:tentative="1">
      <w:start w:val="1"/>
      <w:numFmt w:val="decimal"/>
      <w:lvlText w:val="%7."/>
      <w:lvlJc w:val="left"/>
      <w:pPr>
        <w:tabs>
          <w:tab w:val="num" w:pos="5040"/>
        </w:tabs>
        <w:ind w:left="5040" w:hanging="360"/>
      </w:pPr>
    </w:lvl>
    <w:lvl w:ilvl="7" w:tplc="70C6ED0A" w:tentative="1">
      <w:start w:val="1"/>
      <w:numFmt w:val="decimal"/>
      <w:lvlText w:val="%8."/>
      <w:lvlJc w:val="left"/>
      <w:pPr>
        <w:tabs>
          <w:tab w:val="num" w:pos="5760"/>
        </w:tabs>
        <w:ind w:left="5760" w:hanging="360"/>
      </w:pPr>
    </w:lvl>
    <w:lvl w:ilvl="8" w:tplc="5266851C" w:tentative="1">
      <w:start w:val="1"/>
      <w:numFmt w:val="decimal"/>
      <w:lvlText w:val="%9."/>
      <w:lvlJc w:val="left"/>
      <w:pPr>
        <w:tabs>
          <w:tab w:val="num" w:pos="6480"/>
        </w:tabs>
        <w:ind w:left="6480" w:hanging="360"/>
      </w:pPr>
    </w:lvl>
  </w:abstractNum>
  <w:abstractNum w:abstractNumId="1" w15:restartNumberingAfterBreak="0">
    <w:nsid w:val="075F7B61"/>
    <w:multiLevelType w:val="hybridMultilevel"/>
    <w:tmpl w:val="F90CC4E4"/>
    <w:lvl w:ilvl="0" w:tplc="FF8EB084">
      <w:start w:val="1"/>
      <w:numFmt w:val="bullet"/>
      <w:lvlText w:val="•"/>
      <w:lvlJc w:val="left"/>
      <w:pPr>
        <w:tabs>
          <w:tab w:val="num" w:pos="360"/>
        </w:tabs>
        <w:ind w:left="360" w:hanging="360"/>
      </w:pPr>
      <w:rPr>
        <w:rFonts w:ascii="Arial" w:hAnsi="Arial" w:hint="default"/>
      </w:rPr>
    </w:lvl>
    <w:lvl w:ilvl="1" w:tplc="609CA3DA" w:tentative="1">
      <w:start w:val="1"/>
      <w:numFmt w:val="bullet"/>
      <w:lvlText w:val="•"/>
      <w:lvlJc w:val="left"/>
      <w:pPr>
        <w:tabs>
          <w:tab w:val="num" w:pos="1080"/>
        </w:tabs>
        <w:ind w:left="1080" w:hanging="360"/>
      </w:pPr>
      <w:rPr>
        <w:rFonts w:ascii="Arial" w:hAnsi="Arial" w:hint="default"/>
      </w:rPr>
    </w:lvl>
    <w:lvl w:ilvl="2" w:tplc="7E480F30" w:tentative="1">
      <w:start w:val="1"/>
      <w:numFmt w:val="bullet"/>
      <w:lvlText w:val="•"/>
      <w:lvlJc w:val="left"/>
      <w:pPr>
        <w:tabs>
          <w:tab w:val="num" w:pos="1800"/>
        </w:tabs>
        <w:ind w:left="1800" w:hanging="360"/>
      </w:pPr>
      <w:rPr>
        <w:rFonts w:ascii="Arial" w:hAnsi="Arial" w:hint="default"/>
      </w:rPr>
    </w:lvl>
    <w:lvl w:ilvl="3" w:tplc="06FC66B0" w:tentative="1">
      <w:start w:val="1"/>
      <w:numFmt w:val="bullet"/>
      <w:lvlText w:val="•"/>
      <w:lvlJc w:val="left"/>
      <w:pPr>
        <w:tabs>
          <w:tab w:val="num" w:pos="2520"/>
        </w:tabs>
        <w:ind w:left="2520" w:hanging="360"/>
      </w:pPr>
      <w:rPr>
        <w:rFonts w:ascii="Arial" w:hAnsi="Arial" w:hint="default"/>
      </w:rPr>
    </w:lvl>
    <w:lvl w:ilvl="4" w:tplc="CAF6B34C" w:tentative="1">
      <w:start w:val="1"/>
      <w:numFmt w:val="bullet"/>
      <w:lvlText w:val="•"/>
      <w:lvlJc w:val="left"/>
      <w:pPr>
        <w:tabs>
          <w:tab w:val="num" w:pos="3240"/>
        </w:tabs>
        <w:ind w:left="3240" w:hanging="360"/>
      </w:pPr>
      <w:rPr>
        <w:rFonts w:ascii="Arial" w:hAnsi="Arial" w:hint="default"/>
      </w:rPr>
    </w:lvl>
    <w:lvl w:ilvl="5" w:tplc="18A495DA" w:tentative="1">
      <w:start w:val="1"/>
      <w:numFmt w:val="bullet"/>
      <w:lvlText w:val="•"/>
      <w:lvlJc w:val="left"/>
      <w:pPr>
        <w:tabs>
          <w:tab w:val="num" w:pos="3960"/>
        </w:tabs>
        <w:ind w:left="3960" w:hanging="360"/>
      </w:pPr>
      <w:rPr>
        <w:rFonts w:ascii="Arial" w:hAnsi="Arial" w:hint="default"/>
      </w:rPr>
    </w:lvl>
    <w:lvl w:ilvl="6" w:tplc="6E1241DE" w:tentative="1">
      <w:start w:val="1"/>
      <w:numFmt w:val="bullet"/>
      <w:lvlText w:val="•"/>
      <w:lvlJc w:val="left"/>
      <w:pPr>
        <w:tabs>
          <w:tab w:val="num" w:pos="4680"/>
        </w:tabs>
        <w:ind w:left="4680" w:hanging="360"/>
      </w:pPr>
      <w:rPr>
        <w:rFonts w:ascii="Arial" w:hAnsi="Arial" w:hint="default"/>
      </w:rPr>
    </w:lvl>
    <w:lvl w:ilvl="7" w:tplc="6666F4E0" w:tentative="1">
      <w:start w:val="1"/>
      <w:numFmt w:val="bullet"/>
      <w:lvlText w:val="•"/>
      <w:lvlJc w:val="left"/>
      <w:pPr>
        <w:tabs>
          <w:tab w:val="num" w:pos="5400"/>
        </w:tabs>
        <w:ind w:left="5400" w:hanging="360"/>
      </w:pPr>
      <w:rPr>
        <w:rFonts w:ascii="Arial" w:hAnsi="Arial" w:hint="default"/>
      </w:rPr>
    </w:lvl>
    <w:lvl w:ilvl="8" w:tplc="C65C575A" w:tentative="1">
      <w:start w:val="1"/>
      <w:numFmt w:val="bullet"/>
      <w:lvlText w:val="•"/>
      <w:lvlJc w:val="left"/>
      <w:pPr>
        <w:tabs>
          <w:tab w:val="num" w:pos="6120"/>
        </w:tabs>
        <w:ind w:left="6120" w:hanging="360"/>
      </w:pPr>
      <w:rPr>
        <w:rFonts w:ascii="Arial" w:hAnsi="Arial" w:hint="default"/>
      </w:rPr>
    </w:lvl>
  </w:abstractNum>
  <w:abstractNum w:abstractNumId="2" w15:restartNumberingAfterBreak="0">
    <w:nsid w:val="1ACDD963"/>
    <w:multiLevelType w:val="hybridMultilevel"/>
    <w:tmpl w:val="FFFFFFFF"/>
    <w:lvl w:ilvl="0" w:tplc="04741B3A">
      <w:start w:val="1"/>
      <w:numFmt w:val="bullet"/>
      <w:lvlText w:val=""/>
      <w:lvlJc w:val="left"/>
      <w:pPr>
        <w:ind w:left="720" w:hanging="360"/>
      </w:pPr>
      <w:rPr>
        <w:rFonts w:ascii="Symbol" w:hAnsi="Symbol" w:hint="default"/>
      </w:rPr>
    </w:lvl>
    <w:lvl w:ilvl="1" w:tplc="02AE4ADE">
      <w:start w:val="1"/>
      <w:numFmt w:val="bullet"/>
      <w:lvlText w:val="o"/>
      <w:lvlJc w:val="left"/>
      <w:pPr>
        <w:ind w:left="1440" w:hanging="360"/>
      </w:pPr>
      <w:rPr>
        <w:rFonts w:ascii="Courier New" w:hAnsi="Courier New" w:hint="default"/>
      </w:rPr>
    </w:lvl>
    <w:lvl w:ilvl="2" w:tplc="86A036D0">
      <w:start w:val="1"/>
      <w:numFmt w:val="bullet"/>
      <w:lvlText w:val=""/>
      <w:lvlJc w:val="left"/>
      <w:pPr>
        <w:ind w:left="2160" w:hanging="360"/>
      </w:pPr>
      <w:rPr>
        <w:rFonts w:ascii="Wingdings" w:hAnsi="Wingdings" w:hint="default"/>
      </w:rPr>
    </w:lvl>
    <w:lvl w:ilvl="3" w:tplc="18FCF832">
      <w:start w:val="1"/>
      <w:numFmt w:val="bullet"/>
      <w:lvlText w:val=""/>
      <w:lvlJc w:val="left"/>
      <w:pPr>
        <w:ind w:left="2880" w:hanging="360"/>
      </w:pPr>
      <w:rPr>
        <w:rFonts w:ascii="Symbol" w:hAnsi="Symbol" w:hint="default"/>
      </w:rPr>
    </w:lvl>
    <w:lvl w:ilvl="4" w:tplc="3B801690">
      <w:start w:val="1"/>
      <w:numFmt w:val="bullet"/>
      <w:lvlText w:val="o"/>
      <w:lvlJc w:val="left"/>
      <w:pPr>
        <w:ind w:left="3600" w:hanging="360"/>
      </w:pPr>
      <w:rPr>
        <w:rFonts w:ascii="Courier New" w:hAnsi="Courier New" w:hint="default"/>
      </w:rPr>
    </w:lvl>
    <w:lvl w:ilvl="5" w:tplc="EF982E58">
      <w:start w:val="1"/>
      <w:numFmt w:val="bullet"/>
      <w:lvlText w:val=""/>
      <w:lvlJc w:val="left"/>
      <w:pPr>
        <w:ind w:left="4320" w:hanging="360"/>
      </w:pPr>
      <w:rPr>
        <w:rFonts w:ascii="Wingdings" w:hAnsi="Wingdings" w:hint="default"/>
      </w:rPr>
    </w:lvl>
    <w:lvl w:ilvl="6" w:tplc="2FBA5430">
      <w:start w:val="1"/>
      <w:numFmt w:val="bullet"/>
      <w:lvlText w:val=""/>
      <w:lvlJc w:val="left"/>
      <w:pPr>
        <w:ind w:left="5040" w:hanging="360"/>
      </w:pPr>
      <w:rPr>
        <w:rFonts w:ascii="Symbol" w:hAnsi="Symbol" w:hint="default"/>
      </w:rPr>
    </w:lvl>
    <w:lvl w:ilvl="7" w:tplc="4DB69A76">
      <w:start w:val="1"/>
      <w:numFmt w:val="bullet"/>
      <w:lvlText w:val="o"/>
      <w:lvlJc w:val="left"/>
      <w:pPr>
        <w:ind w:left="5760" w:hanging="360"/>
      </w:pPr>
      <w:rPr>
        <w:rFonts w:ascii="Courier New" w:hAnsi="Courier New" w:hint="default"/>
      </w:rPr>
    </w:lvl>
    <w:lvl w:ilvl="8" w:tplc="1D62AEB0">
      <w:start w:val="1"/>
      <w:numFmt w:val="bullet"/>
      <w:lvlText w:val=""/>
      <w:lvlJc w:val="left"/>
      <w:pPr>
        <w:ind w:left="6480" w:hanging="360"/>
      </w:pPr>
      <w:rPr>
        <w:rFonts w:ascii="Wingdings" w:hAnsi="Wingdings" w:hint="default"/>
      </w:rPr>
    </w:lvl>
  </w:abstractNum>
  <w:abstractNum w:abstractNumId="3" w15:restartNumberingAfterBreak="0">
    <w:nsid w:val="1BA82F9E"/>
    <w:multiLevelType w:val="hybridMultilevel"/>
    <w:tmpl w:val="D60E7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2075C5"/>
    <w:multiLevelType w:val="hybridMultilevel"/>
    <w:tmpl w:val="A63248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5F34E7"/>
    <w:multiLevelType w:val="hybridMultilevel"/>
    <w:tmpl w:val="8BD2713C"/>
    <w:lvl w:ilvl="0" w:tplc="91CE34F8">
      <w:start w:val="1"/>
      <w:numFmt w:val="decimal"/>
      <w:lvlText w:val="%1."/>
      <w:lvlJc w:val="left"/>
      <w:pPr>
        <w:tabs>
          <w:tab w:val="num" w:pos="720"/>
        </w:tabs>
        <w:ind w:left="720" w:hanging="360"/>
      </w:pPr>
    </w:lvl>
    <w:lvl w:ilvl="1" w:tplc="69FC7B4C" w:tentative="1">
      <w:start w:val="1"/>
      <w:numFmt w:val="decimal"/>
      <w:lvlText w:val="%2."/>
      <w:lvlJc w:val="left"/>
      <w:pPr>
        <w:tabs>
          <w:tab w:val="num" w:pos="1440"/>
        </w:tabs>
        <w:ind w:left="1440" w:hanging="360"/>
      </w:pPr>
    </w:lvl>
    <w:lvl w:ilvl="2" w:tplc="702A7628" w:tentative="1">
      <w:start w:val="1"/>
      <w:numFmt w:val="decimal"/>
      <w:lvlText w:val="%3."/>
      <w:lvlJc w:val="left"/>
      <w:pPr>
        <w:tabs>
          <w:tab w:val="num" w:pos="2160"/>
        </w:tabs>
        <w:ind w:left="2160" w:hanging="360"/>
      </w:pPr>
    </w:lvl>
    <w:lvl w:ilvl="3" w:tplc="6BEA7206" w:tentative="1">
      <w:start w:val="1"/>
      <w:numFmt w:val="decimal"/>
      <w:lvlText w:val="%4."/>
      <w:lvlJc w:val="left"/>
      <w:pPr>
        <w:tabs>
          <w:tab w:val="num" w:pos="2880"/>
        </w:tabs>
        <w:ind w:left="2880" w:hanging="360"/>
      </w:pPr>
    </w:lvl>
    <w:lvl w:ilvl="4" w:tplc="EE467850" w:tentative="1">
      <w:start w:val="1"/>
      <w:numFmt w:val="decimal"/>
      <w:lvlText w:val="%5."/>
      <w:lvlJc w:val="left"/>
      <w:pPr>
        <w:tabs>
          <w:tab w:val="num" w:pos="3600"/>
        </w:tabs>
        <w:ind w:left="3600" w:hanging="360"/>
      </w:pPr>
    </w:lvl>
    <w:lvl w:ilvl="5" w:tplc="1742BF12" w:tentative="1">
      <w:start w:val="1"/>
      <w:numFmt w:val="decimal"/>
      <w:lvlText w:val="%6."/>
      <w:lvlJc w:val="left"/>
      <w:pPr>
        <w:tabs>
          <w:tab w:val="num" w:pos="4320"/>
        </w:tabs>
        <w:ind w:left="4320" w:hanging="360"/>
      </w:pPr>
    </w:lvl>
    <w:lvl w:ilvl="6" w:tplc="ABD69A68" w:tentative="1">
      <w:start w:val="1"/>
      <w:numFmt w:val="decimal"/>
      <w:lvlText w:val="%7."/>
      <w:lvlJc w:val="left"/>
      <w:pPr>
        <w:tabs>
          <w:tab w:val="num" w:pos="5040"/>
        </w:tabs>
        <w:ind w:left="5040" w:hanging="360"/>
      </w:pPr>
    </w:lvl>
    <w:lvl w:ilvl="7" w:tplc="32B0D65E" w:tentative="1">
      <w:start w:val="1"/>
      <w:numFmt w:val="decimal"/>
      <w:lvlText w:val="%8."/>
      <w:lvlJc w:val="left"/>
      <w:pPr>
        <w:tabs>
          <w:tab w:val="num" w:pos="5760"/>
        </w:tabs>
        <w:ind w:left="5760" w:hanging="360"/>
      </w:pPr>
    </w:lvl>
    <w:lvl w:ilvl="8" w:tplc="90D8497C" w:tentative="1">
      <w:start w:val="1"/>
      <w:numFmt w:val="decimal"/>
      <w:lvlText w:val="%9."/>
      <w:lvlJc w:val="left"/>
      <w:pPr>
        <w:tabs>
          <w:tab w:val="num" w:pos="6480"/>
        </w:tabs>
        <w:ind w:left="6480" w:hanging="360"/>
      </w:pPr>
    </w:lvl>
  </w:abstractNum>
  <w:abstractNum w:abstractNumId="6" w15:restartNumberingAfterBreak="0">
    <w:nsid w:val="36285934"/>
    <w:multiLevelType w:val="hybridMultilevel"/>
    <w:tmpl w:val="98C8AA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0F006B"/>
    <w:multiLevelType w:val="hybridMultilevel"/>
    <w:tmpl w:val="205E18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1C6055"/>
    <w:multiLevelType w:val="hybridMultilevel"/>
    <w:tmpl w:val="C454782E"/>
    <w:lvl w:ilvl="0" w:tplc="7DB85DD8">
      <w:start w:val="4"/>
      <w:numFmt w:val="decimal"/>
      <w:lvlText w:val="%1."/>
      <w:lvlJc w:val="left"/>
      <w:pPr>
        <w:ind w:left="720" w:hanging="360"/>
      </w:pPr>
      <w:rPr>
        <w:rFonts w:ascii="Adobe Clean ExtraBold" w:hAnsi="Adobe Clean ExtraBold" w:hint="default"/>
        <w:b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170005"/>
    <w:multiLevelType w:val="hybridMultilevel"/>
    <w:tmpl w:val="003A0C74"/>
    <w:lvl w:ilvl="0" w:tplc="26C845FE">
      <w:start w:val="1"/>
      <w:numFmt w:val="decimal"/>
      <w:lvlText w:val="%1."/>
      <w:lvlJc w:val="left"/>
      <w:pPr>
        <w:tabs>
          <w:tab w:val="num" w:pos="720"/>
        </w:tabs>
        <w:ind w:left="720" w:hanging="360"/>
      </w:pPr>
    </w:lvl>
    <w:lvl w:ilvl="1" w:tplc="7A9AD41E" w:tentative="1">
      <w:start w:val="1"/>
      <w:numFmt w:val="decimal"/>
      <w:lvlText w:val="%2."/>
      <w:lvlJc w:val="left"/>
      <w:pPr>
        <w:tabs>
          <w:tab w:val="num" w:pos="1440"/>
        </w:tabs>
        <w:ind w:left="1440" w:hanging="360"/>
      </w:pPr>
    </w:lvl>
    <w:lvl w:ilvl="2" w:tplc="114E544A" w:tentative="1">
      <w:start w:val="1"/>
      <w:numFmt w:val="decimal"/>
      <w:lvlText w:val="%3."/>
      <w:lvlJc w:val="left"/>
      <w:pPr>
        <w:tabs>
          <w:tab w:val="num" w:pos="2160"/>
        </w:tabs>
        <w:ind w:left="2160" w:hanging="360"/>
      </w:pPr>
    </w:lvl>
    <w:lvl w:ilvl="3" w:tplc="EC204524" w:tentative="1">
      <w:start w:val="1"/>
      <w:numFmt w:val="decimal"/>
      <w:lvlText w:val="%4."/>
      <w:lvlJc w:val="left"/>
      <w:pPr>
        <w:tabs>
          <w:tab w:val="num" w:pos="2880"/>
        </w:tabs>
        <w:ind w:left="2880" w:hanging="360"/>
      </w:pPr>
    </w:lvl>
    <w:lvl w:ilvl="4" w:tplc="C5CA74D4" w:tentative="1">
      <w:start w:val="1"/>
      <w:numFmt w:val="decimal"/>
      <w:lvlText w:val="%5."/>
      <w:lvlJc w:val="left"/>
      <w:pPr>
        <w:tabs>
          <w:tab w:val="num" w:pos="3600"/>
        </w:tabs>
        <w:ind w:left="3600" w:hanging="360"/>
      </w:pPr>
    </w:lvl>
    <w:lvl w:ilvl="5" w:tplc="68389822" w:tentative="1">
      <w:start w:val="1"/>
      <w:numFmt w:val="decimal"/>
      <w:lvlText w:val="%6."/>
      <w:lvlJc w:val="left"/>
      <w:pPr>
        <w:tabs>
          <w:tab w:val="num" w:pos="4320"/>
        </w:tabs>
        <w:ind w:left="4320" w:hanging="360"/>
      </w:pPr>
    </w:lvl>
    <w:lvl w:ilvl="6" w:tplc="FAD0C014" w:tentative="1">
      <w:start w:val="1"/>
      <w:numFmt w:val="decimal"/>
      <w:lvlText w:val="%7."/>
      <w:lvlJc w:val="left"/>
      <w:pPr>
        <w:tabs>
          <w:tab w:val="num" w:pos="5040"/>
        </w:tabs>
        <w:ind w:left="5040" w:hanging="360"/>
      </w:pPr>
    </w:lvl>
    <w:lvl w:ilvl="7" w:tplc="66E4D816" w:tentative="1">
      <w:start w:val="1"/>
      <w:numFmt w:val="decimal"/>
      <w:lvlText w:val="%8."/>
      <w:lvlJc w:val="left"/>
      <w:pPr>
        <w:tabs>
          <w:tab w:val="num" w:pos="5760"/>
        </w:tabs>
        <w:ind w:left="5760" w:hanging="360"/>
      </w:pPr>
    </w:lvl>
    <w:lvl w:ilvl="8" w:tplc="5E8A36D4" w:tentative="1">
      <w:start w:val="1"/>
      <w:numFmt w:val="decimal"/>
      <w:lvlText w:val="%9."/>
      <w:lvlJc w:val="left"/>
      <w:pPr>
        <w:tabs>
          <w:tab w:val="num" w:pos="6480"/>
        </w:tabs>
        <w:ind w:left="6480" w:hanging="360"/>
      </w:pPr>
    </w:lvl>
  </w:abstractNum>
  <w:abstractNum w:abstractNumId="10" w15:restartNumberingAfterBreak="0">
    <w:nsid w:val="598F135E"/>
    <w:multiLevelType w:val="hybridMultilevel"/>
    <w:tmpl w:val="53CC5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BA26E8"/>
    <w:multiLevelType w:val="hybridMultilevel"/>
    <w:tmpl w:val="81C6079E"/>
    <w:lvl w:ilvl="0" w:tplc="83664992">
      <w:start w:val="1"/>
      <w:numFmt w:val="bullet"/>
      <w:lvlText w:val="•"/>
      <w:lvlJc w:val="left"/>
      <w:pPr>
        <w:tabs>
          <w:tab w:val="num" w:pos="720"/>
        </w:tabs>
        <w:ind w:left="720" w:hanging="360"/>
      </w:pPr>
      <w:rPr>
        <w:rFonts w:ascii="Arial" w:hAnsi="Arial" w:hint="default"/>
      </w:rPr>
    </w:lvl>
    <w:lvl w:ilvl="1" w:tplc="D9088842" w:tentative="1">
      <w:start w:val="1"/>
      <w:numFmt w:val="bullet"/>
      <w:lvlText w:val="•"/>
      <w:lvlJc w:val="left"/>
      <w:pPr>
        <w:tabs>
          <w:tab w:val="num" w:pos="1440"/>
        </w:tabs>
        <w:ind w:left="1440" w:hanging="360"/>
      </w:pPr>
      <w:rPr>
        <w:rFonts w:ascii="Arial" w:hAnsi="Arial" w:hint="default"/>
      </w:rPr>
    </w:lvl>
    <w:lvl w:ilvl="2" w:tplc="B4B6228C" w:tentative="1">
      <w:start w:val="1"/>
      <w:numFmt w:val="bullet"/>
      <w:lvlText w:val="•"/>
      <w:lvlJc w:val="left"/>
      <w:pPr>
        <w:tabs>
          <w:tab w:val="num" w:pos="2160"/>
        </w:tabs>
        <w:ind w:left="2160" w:hanging="360"/>
      </w:pPr>
      <w:rPr>
        <w:rFonts w:ascii="Arial" w:hAnsi="Arial" w:hint="default"/>
      </w:rPr>
    </w:lvl>
    <w:lvl w:ilvl="3" w:tplc="C04813BC" w:tentative="1">
      <w:start w:val="1"/>
      <w:numFmt w:val="bullet"/>
      <w:lvlText w:val="•"/>
      <w:lvlJc w:val="left"/>
      <w:pPr>
        <w:tabs>
          <w:tab w:val="num" w:pos="2880"/>
        </w:tabs>
        <w:ind w:left="2880" w:hanging="360"/>
      </w:pPr>
      <w:rPr>
        <w:rFonts w:ascii="Arial" w:hAnsi="Arial" w:hint="default"/>
      </w:rPr>
    </w:lvl>
    <w:lvl w:ilvl="4" w:tplc="61B600A2" w:tentative="1">
      <w:start w:val="1"/>
      <w:numFmt w:val="bullet"/>
      <w:lvlText w:val="•"/>
      <w:lvlJc w:val="left"/>
      <w:pPr>
        <w:tabs>
          <w:tab w:val="num" w:pos="3600"/>
        </w:tabs>
        <w:ind w:left="3600" w:hanging="360"/>
      </w:pPr>
      <w:rPr>
        <w:rFonts w:ascii="Arial" w:hAnsi="Arial" w:hint="default"/>
      </w:rPr>
    </w:lvl>
    <w:lvl w:ilvl="5" w:tplc="C682132A" w:tentative="1">
      <w:start w:val="1"/>
      <w:numFmt w:val="bullet"/>
      <w:lvlText w:val="•"/>
      <w:lvlJc w:val="left"/>
      <w:pPr>
        <w:tabs>
          <w:tab w:val="num" w:pos="4320"/>
        </w:tabs>
        <w:ind w:left="4320" w:hanging="360"/>
      </w:pPr>
      <w:rPr>
        <w:rFonts w:ascii="Arial" w:hAnsi="Arial" w:hint="default"/>
      </w:rPr>
    </w:lvl>
    <w:lvl w:ilvl="6" w:tplc="A2C00790" w:tentative="1">
      <w:start w:val="1"/>
      <w:numFmt w:val="bullet"/>
      <w:lvlText w:val="•"/>
      <w:lvlJc w:val="left"/>
      <w:pPr>
        <w:tabs>
          <w:tab w:val="num" w:pos="5040"/>
        </w:tabs>
        <w:ind w:left="5040" w:hanging="360"/>
      </w:pPr>
      <w:rPr>
        <w:rFonts w:ascii="Arial" w:hAnsi="Arial" w:hint="default"/>
      </w:rPr>
    </w:lvl>
    <w:lvl w:ilvl="7" w:tplc="6158FFFC" w:tentative="1">
      <w:start w:val="1"/>
      <w:numFmt w:val="bullet"/>
      <w:lvlText w:val="•"/>
      <w:lvlJc w:val="left"/>
      <w:pPr>
        <w:tabs>
          <w:tab w:val="num" w:pos="5760"/>
        </w:tabs>
        <w:ind w:left="5760" w:hanging="360"/>
      </w:pPr>
      <w:rPr>
        <w:rFonts w:ascii="Arial" w:hAnsi="Arial" w:hint="default"/>
      </w:rPr>
    </w:lvl>
    <w:lvl w:ilvl="8" w:tplc="0A2E0A6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C142EB3"/>
    <w:multiLevelType w:val="hybridMultilevel"/>
    <w:tmpl w:val="93521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0A60DA7"/>
    <w:multiLevelType w:val="multilevel"/>
    <w:tmpl w:val="DA00F2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4F55C1F"/>
    <w:multiLevelType w:val="hybridMultilevel"/>
    <w:tmpl w:val="963889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EB27AAA"/>
    <w:multiLevelType w:val="hybridMultilevel"/>
    <w:tmpl w:val="3E442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7642FF"/>
    <w:multiLevelType w:val="hybridMultilevel"/>
    <w:tmpl w:val="0674F530"/>
    <w:lvl w:ilvl="0" w:tplc="D082AC32">
      <w:start w:val="1"/>
      <w:numFmt w:val="decimal"/>
      <w:lvlText w:val="%1."/>
      <w:lvlJc w:val="left"/>
      <w:pPr>
        <w:tabs>
          <w:tab w:val="num" w:pos="720"/>
        </w:tabs>
        <w:ind w:left="720" w:hanging="360"/>
      </w:pPr>
    </w:lvl>
    <w:lvl w:ilvl="1" w:tplc="A390580A" w:tentative="1">
      <w:start w:val="1"/>
      <w:numFmt w:val="decimal"/>
      <w:lvlText w:val="%2."/>
      <w:lvlJc w:val="left"/>
      <w:pPr>
        <w:tabs>
          <w:tab w:val="num" w:pos="1440"/>
        </w:tabs>
        <w:ind w:left="1440" w:hanging="360"/>
      </w:pPr>
    </w:lvl>
    <w:lvl w:ilvl="2" w:tplc="FE4C633C" w:tentative="1">
      <w:start w:val="1"/>
      <w:numFmt w:val="decimal"/>
      <w:lvlText w:val="%3."/>
      <w:lvlJc w:val="left"/>
      <w:pPr>
        <w:tabs>
          <w:tab w:val="num" w:pos="2160"/>
        </w:tabs>
        <w:ind w:left="2160" w:hanging="360"/>
      </w:pPr>
    </w:lvl>
    <w:lvl w:ilvl="3" w:tplc="56463EB8" w:tentative="1">
      <w:start w:val="1"/>
      <w:numFmt w:val="decimal"/>
      <w:lvlText w:val="%4."/>
      <w:lvlJc w:val="left"/>
      <w:pPr>
        <w:tabs>
          <w:tab w:val="num" w:pos="2880"/>
        </w:tabs>
        <w:ind w:left="2880" w:hanging="360"/>
      </w:pPr>
    </w:lvl>
    <w:lvl w:ilvl="4" w:tplc="A732CC1C" w:tentative="1">
      <w:start w:val="1"/>
      <w:numFmt w:val="decimal"/>
      <w:lvlText w:val="%5."/>
      <w:lvlJc w:val="left"/>
      <w:pPr>
        <w:tabs>
          <w:tab w:val="num" w:pos="3600"/>
        </w:tabs>
        <w:ind w:left="3600" w:hanging="360"/>
      </w:pPr>
    </w:lvl>
    <w:lvl w:ilvl="5" w:tplc="D6728226" w:tentative="1">
      <w:start w:val="1"/>
      <w:numFmt w:val="decimal"/>
      <w:lvlText w:val="%6."/>
      <w:lvlJc w:val="left"/>
      <w:pPr>
        <w:tabs>
          <w:tab w:val="num" w:pos="4320"/>
        </w:tabs>
        <w:ind w:left="4320" w:hanging="360"/>
      </w:pPr>
    </w:lvl>
    <w:lvl w:ilvl="6" w:tplc="8BCCA812" w:tentative="1">
      <w:start w:val="1"/>
      <w:numFmt w:val="decimal"/>
      <w:lvlText w:val="%7."/>
      <w:lvlJc w:val="left"/>
      <w:pPr>
        <w:tabs>
          <w:tab w:val="num" w:pos="5040"/>
        </w:tabs>
        <w:ind w:left="5040" w:hanging="360"/>
      </w:pPr>
    </w:lvl>
    <w:lvl w:ilvl="7" w:tplc="53DCAAA0" w:tentative="1">
      <w:start w:val="1"/>
      <w:numFmt w:val="decimal"/>
      <w:lvlText w:val="%8."/>
      <w:lvlJc w:val="left"/>
      <w:pPr>
        <w:tabs>
          <w:tab w:val="num" w:pos="5760"/>
        </w:tabs>
        <w:ind w:left="5760" w:hanging="360"/>
      </w:pPr>
    </w:lvl>
    <w:lvl w:ilvl="8" w:tplc="55B211FA" w:tentative="1">
      <w:start w:val="1"/>
      <w:numFmt w:val="decimal"/>
      <w:lvlText w:val="%9."/>
      <w:lvlJc w:val="left"/>
      <w:pPr>
        <w:tabs>
          <w:tab w:val="num" w:pos="6480"/>
        </w:tabs>
        <w:ind w:left="6480" w:hanging="360"/>
      </w:pPr>
    </w:lvl>
  </w:abstractNum>
  <w:abstractNum w:abstractNumId="17" w15:restartNumberingAfterBreak="0">
    <w:nsid w:val="79BE31DA"/>
    <w:multiLevelType w:val="hybridMultilevel"/>
    <w:tmpl w:val="75F48406"/>
    <w:lvl w:ilvl="0" w:tplc="42CAB486">
      <w:start w:val="1"/>
      <w:numFmt w:val="bullet"/>
      <w:lvlText w:val="•"/>
      <w:lvlJc w:val="left"/>
      <w:pPr>
        <w:tabs>
          <w:tab w:val="num" w:pos="720"/>
        </w:tabs>
        <w:ind w:left="720" w:hanging="360"/>
      </w:pPr>
      <w:rPr>
        <w:rFonts w:ascii="Arial" w:hAnsi="Arial" w:hint="default"/>
      </w:rPr>
    </w:lvl>
    <w:lvl w:ilvl="1" w:tplc="F2AA2BF6" w:tentative="1">
      <w:start w:val="1"/>
      <w:numFmt w:val="bullet"/>
      <w:lvlText w:val="•"/>
      <w:lvlJc w:val="left"/>
      <w:pPr>
        <w:tabs>
          <w:tab w:val="num" w:pos="1440"/>
        </w:tabs>
        <w:ind w:left="1440" w:hanging="360"/>
      </w:pPr>
      <w:rPr>
        <w:rFonts w:ascii="Arial" w:hAnsi="Arial" w:hint="default"/>
      </w:rPr>
    </w:lvl>
    <w:lvl w:ilvl="2" w:tplc="0AEA0898" w:tentative="1">
      <w:start w:val="1"/>
      <w:numFmt w:val="bullet"/>
      <w:lvlText w:val="•"/>
      <w:lvlJc w:val="left"/>
      <w:pPr>
        <w:tabs>
          <w:tab w:val="num" w:pos="2160"/>
        </w:tabs>
        <w:ind w:left="2160" w:hanging="360"/>
      </w:pPr>
      <w:rPr>
        <w:rFonts w:ascii="Arial" w:hAnsi="Arial" w:hint="default"/>
      </w:rPr>
    </w:lvl>
    <w:lvl w:ilvl="3" w:tplc="04E63616" w:tentative="1">
      <w:start w:val="1"/>
      <w:numFmt w:val="bullet"/>
      <w:lvlText w:val="•"/>
      <w:lvlJc w:val="left"/>
      <w:pPr>
        <w:tabs>
          <w:tab w:val="num" w:pos="2880"/>
        </w:tabs>
        <w:ind w:left="2880" w:hanging="360"/>
      </w:pPr>
      <w:rPr>
        <w:rFonts w:ascii="Arial" w:hAnsi="Arial" w:hint="default"/>
      </w:rPr>
    </w:lvl>
    <w:lvl w:ilvl="4" w:tplc="6774224C" w:tentative="1">
      <w:start w:val="1"/>
      <w:numFmt w:val="bullet"/>
      <w:lvlText w:val="•"/>
      <w:lvlJc w:val="left"/>
      <w:pPr>
        <w:tabs>
          <w:tab w:val="num" w:pos="3600"/>
        </w:tabs>
        <w:ind w:left="3600" w:hanging="360"/>
      </w:pPr>
      <w:rPr>
        <w:rFonts w:ascii="Arial" w:hAnsi="Arial" w:hint="default"/>
      </w:rPr>
    </w:lvl>
    <w:lvl w:ilvl="5" w:tplc="2E3C20BE" w:tentative="1">
      <w:start w:val="1"/>
      <w:numFmt w:val="bullet"/>
      <w:lvlText w:val="•"/>
      <w:lvlJc w:val="left"/>
      <w:pPr>
        <w:tabs>
          <w:tab w:val="num" w:pos="4320"/>
        </w:tabs>
        <w:ind w:left="4320" w:hanging="360"/>
      </w:pPr>
      <w:rPr>
        <w:rFonts w:ascii="Arial" w:hAnsi="Arial" w:hint="default"/>
      </w:rPr>
    </w:lvl>
    <w:lvl w:ilvl="6" w:tplc="8E467FA0" w:tentative="1">
      <w:start w:val="1"/>
      <w:numFmt w:val="bullet"/>
      <w:lvlText w:val="•"/>
      <w:lvlJc w:val="left"/>
      <w:pPr>
        <w:tabs>
          <w:tab w:val="num" w:pos="5040"/>
        </w:tabs>
        <w:ind w:left="5040" w:hanging="360"/>
      </w:pPr>
      <w:rPr>
        <w:rFonts w:ascii="Arial" w:hAnsi="Arial" w:hint="default"/>
      </w:rPr>
    </w:lvl>
    <w:lvl w:ilvl="7" w:tplc="90A80E60" w:tentative="1">
      <w:start w:val="1"/>
      <w:numFmt w:val="bullet"/>
      <w:lvlText w:val="•"/>
      <w:lvlJc w:val="left"/>
      <w:pPr>
        <w:tabs>
          <w:tab w:val="num" w:pos="5760"/>
        </w:tabs>
        <w:ind w:left="5760" w:hanging="360"/>
      </w:pPr>
      <w:rPr>
        <w:rFonts w:ascii="Arial" w:hAnsi="Arial" w:hint="default"/>
      </w:rPr>
    </w:lvl>
    <w:lvl w:ilvl="8" w:tplc="D046B3E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B5B189A"/>
    <w:multiLevelType w:val="hybridMultilevel"/>
    <w:tmpl w:val="0D0E3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F830F3"/>
    <w:multiLevelType w:val="hybridMultilevel"/>
    <w:tmpl w:val="09123D36"/>
    <w:lvl w:ilvl="0" w:tplc="9A38DB80">
      <w:start w:val="1"/>
      <w:numFmt w:val="bullet"/>
      <w:lvlText w:val="•"/>
      <w:lvlJc w:val="left"/>
      <w:pPr>
        <w:tabs>
          <w:tab w:val="num" w:pos="720"/>
        </w:tabs>
        <w:ind w:left="720" w:hanging="360"/>
      </w:pPr>
      <w:rPr>
        <w:rFonts w:ascii="Arial" w:hAnsi="Arial" w:hint="default"/>
      </w:rPr>
    </w:lvl>
    <w:lvl w:ilvl="1" w:tplc="4CB8BC20" w:tentative="1">
      <w:start w:val="1"/>
      <w:numFmt w:val="bullet"/>
      <w:lvlText w:val="•"/>
      <w:lvlJc w:val="left"/>
      <w:pPr>
        <w:tabs>
          <w:tab w:val="num" w:pos="1440"/>
        </w:tabs>
        <w:ind w:left="1440" w:hanging="360"/>
      </w:pPr>
      <w:rPr>
        <w:rFonts w:ascii="Arial" w:hAnsi="Arial" w:hint="default"/>
      </w:rPr>
    </w:lvl>
    <w:lvl w:ilvl="2" w:tplc="AB92B26A" w:tentative="1">
      <w:start w:val="1"/>
      <w:numFmt w:val="bullet"/>
      <w:lvlText w:val="•"/>
      <w:lvlJc w:val="left"/>
      <w:pPr>
        <w:tabs>
          <w:tab w:val="num" w:pos="2160"/>
        </w:tabs>
        <w:ind w:left="2160" w:hanging="360"/>
      </w:pPr>
      <w:rPr>
        <w:rFonts w:ascii="Arial" w:hAnsi="Arial" w:hint="default"/>
      </w:rPr>
    </w:lvl>
    <w:lvl w:ilvl="3" w:tplc="254E697A" w:tentative="1">
      <w:start w:val="1"/>
      <w:numFmt w:val="bullet"/>
      <w:lvlText w:val="•"/>
      <w:lvlJc w:val="left"/>
      <w:pPr>
        <w:tabs>
          <w:tab w:val="num" w:pos="2880"/>
        </w:tabs>
        <w:ind w:left="2880" w:hanging="360"/>
      </w:pPr>
      <w:rPr>
        <w:rFonts w:ascii="Arial" w:hAnsi="Arial" w:hint="default"/>
      </w:rPr>
    </w:lvl>
    <w:lvl w:ilvl="4" w:tplc="D0282714" w:tentative="1">
      <w:start w:val="1"/>
      <w:numFmt w:val="bullet"/>
      <w:lvlText w:val="•"/>
      <w:lvlJc w:val="left"/>
      <w:pPr>
        <w:tabs>
          <w:tab w:val="num" w:pos="3600"/>
        </w:tabs>
        <w:ind w:left="3600" w:hanging="360"/>
      </w:pPr>
      <w:rPr>
        <w:rFonts w:ascii="Arial" w:hAnsi="Arial" w:hint="default"/>
      </w:rPr>
    </w:lvl>
    <w:lvl w:ilvl="5" w:tplc="AB160DA6" w:tentative="1">
      <w:start w:val="1"/>
      <w:numFmt w:val="bullet"/>
      <w:lvlText w:val="•"/>
      <w:lvlJc w:val="left"/>
      <w:pPr>
        <w:tabs>
          <w:tab w:val="num" w:pos="4320"/>
        </w:tabs>
        <w:ind w:left="4320" w:hanging="360"/>
      </w:pPr>
      <w:rPr>
        <w:rFonts w:ascii="Arial" w:hAnsi="Arial" w:hint="default"/>
      </w:rPr>
    </w:lvl>
    <w:lvl w:ilvl="6" w:tplc="D91EE53E" w:tentative="1">
      <w:start w:val="1"/>
      <w:numFmt w:val="bullet"/>
      <w:lvlText w:val="•"/>
      <w:lvlJc w:val="left"/>
      <w:pPr>
        <w:tabs>
          <w:tab w:val="num" w:pos="5040"/>
        </w:tabs>
        <w:ind w:left="5040" w:hanging="360"/>
      </w:pPr>
      <w:rPr>
        <w:rFonts w:ascii="Arial" w:hAnsi="Arial" w:hint="default"/>
      </w:rPr>
    </w:lvl>
    <w:lvl w:ilvl="7" w:tplc="134A6ECE" w:tentative="1">
      <w:start w:val="1"/>
      <w:numFmt w:val="bullet"/>
      <w:lvlText w:val="•"/>
      <w:lvlJc w:val="left"/>
      <w:pPr>
        <w:tabs>
          <w:tab w:val="num" w:pos="5760"/>
        </w:tabs>
        <w:ind w:left="5760" w:hanging="360"/>
      </w:pPr>
      <w:rPr>
        <w:rFonts w:ascii="Arial" w:hAnsi="Arial" w:hint="default"/>
      </w:rPr>
    </w:lvl>
    <w:lvl w:ilvl="8" w:tplc="743A2FA8" w:tentative="1">
      <w:start w:val="1"/>
      <w:numFmt w:val="bullet"/>
      <w:lvlText w:val="•"/>
      <w:lvlJc w:val="left"/>
      <w:pPr>
        <w:tabs>
          <w:tab w:val="num" w:pos="6480"/>
        </w:tabs>
        <w:ind w:left="6480" w:hanging="360"/>
      </w:pPr>
      <w:rPr>
        <w:rFonts w:ascii="Arial" w:hAnsi="Arial" w:hint="default"/>
      </w:rPr>
    </w:lvl>
  </w:abstractNum>
  <w:num w:numId="1" w16cid:durableId="1908762724">
    <w:abstractNumId w:val="2"/>
  </w:num>
  <w:num w:numId="2" w16cid:durableId="2021200983">
    <w:abstractNumId w:val="13"/>
  </w:num>
  <w:num w:numId="3" w16cid:durableId="1577668433">
    <w:abstractNumId w:val="8"/>
  </w:num>
  <w:num w:numId="4" w16cid:durableId="552352661">
    <w:abstractNumId w:val="18"/>
  </w:num>
  <w:num w:numId="5" w16cid:durableId="299189425">
    <w:abstractNumId w:val="19"/>
  </w:num>
  <w:num w:numId="6" w16cid:durableId="2102676255">
    <w:abstractNumId w:val="11"/>
  </w:num>
  <w:num w:numId="7" w16cid:durableId="852257854">
    <w:abstractNumId w:val="6"/>
  </w:num>
  <w:num w:numId="8" w16cid:durableId="985475839">
    <w:abstractNumId w:val="9"/>
  </w:num>
  <w:num w:numId="9" w16cid:durableId="1601374684">
    <w:abstractNumId w:val="16"/>
  </w:num>
  <w:num w:numId="10" w16cid:durableId="1318922773">
    <w:abstractNumId w:val="5"/>
  </w:num>
  <w:num w:numId="11" w16cid:durableId="533231648">
    <w:abstractNumId w:val="0"/>
  </w:num>
  <w:num w:numId="12" w16cid:durableId="676350501">
    <w:abstractNumId w:val="13"/>
  </w:num>
  <w:num w:numId="13" w16cid:durableId="238756258">
    <w:abstractNumId w:val="17"/>
  </w:num>
  <w:num w:numId="14" w16cid:durableId="418721020">
    <w:abstractNumId w:val="1"/>
  </w:num>
  <w:num w:numId="15" w16cid:durableId="40591590">
    <w:abstractNumId w:val="4"/>
  </w:num>
  <w:num w:numId="16" w16cid:durableId="1828327607">
    <w:abstractNumId w:val="15"/>
  </w:num>
  <w:num w:numId="17" w16cid:durableId="526405177">
    <w:abstractNumId w:val="3"/>
  </w:num>
  <w:num w:numId="18" w16cid:durableId="2126381576">
    <w:abstractNumId w:val="13"/>
  </w:num>
  <w:num w:numId="19" w16cid:durableId="2056276946">
    <w:abstractNumId w:val="13"/>
  </w:num>
  <w:num w:numId="20" w16cid:durableId="1444225254">
    <w:abstractNumId w:val="10"/>
  </w:num>
  <w:num w:numId="21" w16cid:durableId="959414266">
    <w:abstractNumId w:val="14"/>
  </w:num>
  <w:num w:numId="22" w16cid:durableId="809909138">
    <w:abstractNumId w:val="7"/>
  </w:num>
  <w:num w:numId="23" w16cid:durableId="180403187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usumi Dutta">
    <w15:presenceInfo w15:providerId="AD" w15:userId="S::mousumidutt@adobe.com::fcc23a5f-c6c0-4191-a0ee-fb50c15f6b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46E"/>
    <w:rsid w:val="000046AA"/>
    <w:rsid w:val="00015928"/>
    <w:rsid w:val="00016C15"/>
    <w:rsid w:val="00036907"/>
    <w:rsid w:val="00036913"/>
    <w:rsid w:val="0003702A"/>
    <w:rsid w:val="00046C11"/>
    <w:rsid w:val="00057DD6"/>
    <w:rsid w:val="00061AD2"/>
    <w:rsid w:val="000661CD"/>
    <w:rsid w:val="000667A6"/>
    <w:rsid w:val="00066FE5"/>
    <w:rsid w:val="00070F4E"/>
    <w:rsid w:val="00080698"/>
    <w:rsid w:val="00084796"/>
    <w:rsid w:val="000959B0"/>
    <w:rsid w:val="000A28DA"/>
    <w:rsid w:val="000B12D8"/>
    <w:rsid w:val="000B6767"/>
    <w:rsid w:val="000C3724"/>
    <w:rsid w:val="000C61A3"/>
    <w:rsid w:val="000C64F0"/>
    <w:rsid w:val="000D4F3F"/>
    <w:rsid w:val="000D7E74"/>
    <w:rsid w:val="000E07D3"/>
    <w:rsid w:val="000E3CD2"/>
    <w:rsid w:val="000F5B45"/>
    <w:rsid w:val="000F6A72"/>
    <w:rsid w:val="000F73FA"/>
    <w:rsid w:val="001029AE"/>
    <w:rsid w:val="00107518"/>
    <w:rsid w:val="00112421"/>
    <w:rsid w:val="001166CA"/>
    <w:rsid w:val="00134E83"/>
    <w:rsid w:val="00137308"/>
    <w:rsid w:val="001400A6"/>
    <w:rsid w:val="0014046E"/>
    <w:rsid w:val="00156047"/>
    <w:rsid w:val="0016276C"/>
    <w:rsid w:val="00174AFF"/>
    <w:rsid w:val="00176930"/>
    <w:rsid w:val="00185A96"/>
    <w:rsid w:val="001860DF"/>
    <w:rsid w:val="001B1597"/>
    <w:rsid w:val="001B38AB"/>
    <w:rsid w:val="001B5CC9"/>
    <w:rsid w:val="001C2710"/>
    <w:rsid w:val="002008E0"/>
    <w:rsid w:val="0021450C"/>
    <w:rsid w:val="00222877"/>
    <w:rsid w:val="00223D05"/>
    <w:rsid w:val="00232A73"/>
    <w:rsid w:val="00235989"/>
    <w:rsid w:val="00237ABB"/>
    <w:rsid w:val="00241CF0"/>
    <w:rsid w:val="00243406"/>
    <w:rsid w:val="002476BE"/>
    <w:rsid w:val="00254210"/>
    <w:rsid w:val="0026039B"/>
    <w:rsid w:val="00261878"/>
    <w:rsid w:val="00261CA4"/>
    <w:rsid w:val="00290F2E"/>
    <w:rsid w:val="00294FD5"/>
    <w:rsid w:val="00296183"/>
    <w:rsid w:val="002A5E74"/>
    <w:rsid w:val="002A7B6C"/>
    <w:rsid w:val="002B5F93"/>
    <w:rsid w:val="002B7DFE"/>
    <w:rsid w:val="002C6D44"/>
    <w:rsid w:val="002D03F5"/>
    <w:rsid w:val="002D2597"/>
    <w:rsid w:val="002E4E46"/>
    <w:rsid w:val="002F508B"/>
    <w:rsid w:val="002F5A1A"/>
    <w:rsid w:val="00302DC7"/>
    <w:rsid w:val="003068DC"/>
    <w:rsid w:val="00312524"/>
    <w:rsid w:val="00317106"/>
    <w:rsid w:val="003418F3"/>
    <w:rsid w:val="00347A38"/>
    <w:rsid w:val="00361CE4"/>
    <w:rsid w:val="0036226B"/>
    <w:rsid w:val="003722A8"/>
    <w:rsid w:val="003723D5"/>
    <w:rsid w:val="00381314"/>
    <w:rsid w:val="00381FC3"/>
    <w:rsid w:val="0038234E"/>
    <w:rsid w:val="00394E50"/>
    <w:rsid w:val="003970AE"/>
    <w:rsid w:val="003A1D54"/>
    <w:rsid w:val="003A35ED"/>
    <w:rsid w:val="003A51F5"/>
    <w:rsid w:val="003A6D07"/>
    <w:rsid w:val="003A77D8"/>
    <w:rsid w:val="003B2EA4"/>
    <w:rsid w:val="003B4C4D"/>
    <w:rsid w:val="003C1200"/>
    <w:rsid w:val="003C3BAB"/>
    <w:rsid w:val="003E56D1"/>
    <w:rsid w:val="004155A8"/>
    <w:rsid w:val="00417768"/>
    <w:rsid w:val="00424902"/>
    <w:rsid w:val="00430D12"/>
    <w:rsid w:val="0044050B"/>
    <w:rsid w:val="00444187"/>
    <w:rsid w:val="004506C8"/>
    <w:rsid w:val="004514A8"/>
    <w:rsid w:val="004675CF"/>
    <w:rsid w:val="0048225E"/>
    <w:rsid w:val="004903B1"/>
    <w:rsid w:val="00493556"/>
    <w:rsid w:val="00494216"/>
    <w:rsid w:val="004A1B6D"/>
    <w:rsid w:val="004B0883"/>
    <w:rsid w:val="004B0A3B"/>
    <w:rsid w:val="004C7CB1"/>
    <w:rsid w:val="004D2224"/>
    <w:rsid w:val="004D7111"/>
    <w:rsid w:val="004F5BAF"/>
    <w:rsid w:val="004F6B11"/>
    <w:rsid w:val="00513147"/>
    <w:rsid w:val="00514B54"/>
    <w:rsid w:val="005246DF"/>
    <w:rsid w:val="00547BE5"/>
    <w:rsid w:val="005638BE"/>
    <w:rsid w:val="00571313"/>
    <w:rsid w:val="0057552D"/>
    <w:rsid w:val="005A4A1A"/>
    <w:rsid w:val="005A6CE1"/>
    <w:rsid w:val="005B3B04"/>
    <w:rsid w:val="005B6229"/>
    <w:rsid w:val="005C22EF"/>
    <w:rsid w:val="005D1C6F"/>
    <w:rsid w:val="005D2724"/>
    <w:rsid w:val="005D5C38"/>
    <w:rsid w:val="005E51E1"/>
    <w:rsid w:val="005F107E"/>
    <w:rsid w:val="005F568D"/>
    <w:rsid w:val="00615B26"/>
    <w:rsid w:val="006164AC"/>
    <w:rsid w:val="0062151E"/>
    <w:rsid w:val="0062406A"/>
    <w:rsid w:val="00624642"/>
    <w:rsid w:val="0062649F"/>
    <w:rsid w:val="00632348"/>
    <w:rsid w:val="006401AB"/>
    <w:rsid w:val="006412AC"/>
    <w:rsid w:val="00653FF4"/>
    <w:rsid w:val="006566DA"/>
    <w:rsid w:val="00663BD8"/>
    <w:rsid w:val="00670158"/>
    <w:rsid w:val="0068363F"/>
    <w:rsid w:val="00684622"/>
    <w:rsid w:val="00685D6A"/>
    <w:rsid w:val="006871CD"/>
    <w:rsid w:val="00696EE7"/>
    <w:rsid w:val="006A23CB"/>
    <w:rsid w:val="006B1EC7"/>
    <w:rsid w:val="006B5BFF"/>
    <w:rsid w:val="006B72C7"/>
    <w:rsid w:val="006C1187"/>
    <w:rsid w:val="006D09F6"/>
    <w:rsid w:val="006D666A"/>
    <w:rsid w:val="006E3ACC"/>
    <w:rsid w:val="006E62A6"/>
    <w:rsid w:val="006F163B"/>
    <w:rsid w:val="006F2D09"/>
    <w:rsid w:val="00710D7C"/>
    <w:rsid w:val="007113A6"/>
    <w:rsid w:val="0071263D"/>
    <w:rsid w:val="00725743"/>
    <w:rsid w:val="00725DFE"/>
    <w:rsid w:val="00734527"/>
    <w:rsid w:val="00735493"/>
    <w:rsid w:val="00741E43"/>
    <w:rsid w:val="0074366D"/>
    <w:rsid w:val="00751EC8"/>
    <w:rsid w:val="00753D22"/>
    <w:rsid w:val="00754FF1"/>
    <w:rsid w:val="00756E5D"/>
    <w:rsid w:val="007602F3"/>
    <w:rsid w:val="00762434"/>
    <w:rsid w:val="007730EC"/>
    <w:rsid w:val="007762AB"/>
    <w:rsid w:val="00782317"/>
    <w:rsid w:val="00785B96"/>
    <w:rsid w:val="00786F34"/>
    <w:rsid w:val="007934FE"/>
    <w:rsid w:val="007943F4"/>
    <w:rsid w:val="007B484F"/>
    <w:rsid w:val="007D449F"/>
    <w:rsid w:val="007E5660"/>
    <w:rsid w:val="007E6D3E"/>
    <w:rsid w:val="007F25CF"/>
    <w:rsid w:val="007F29DE"/>
    <w:rsid w:val="007F2A87"/>
    <w:rsid w:val="007F3BC4"/>
    <w:rsid w:val="008019D8"/>
    <w:rsid w:val="00804C5A"/>
    <w:rsid w:val="00811C3B"/>
    <w:rsid w:val="008138EC"/>
    <w:rsid w:val="008237E7"/>
    <w:rsid w:val="00830EF0"/>
    <w:rsid w:val="008374FC"/>
    <w:rsid w:val="00837CCC"/>
    <w:rsid w:val="008412AB"/>
    <w:rsid w:val="00845BDB"/>
    <w:rsid w:val="00853DC2"/>
    <w:rsid w:val="008917A2"/>
    <w:rsid w:val="00895E0E"/>
    <w:rsid w:val="008A27C1"/>
    <w:rsid w:val="008A2E88"/>
    <w:rsid w:val="008B3A20"/>
    <w:rsid w:val="008C4DEF"/>
    <w:rsid w:val="008E5BBC"/>
    <w:rsid w:val="008E62DE"/>
    <w:rsid w:val="008E7EF2"/>
    <w:rsid w:val="008F1663"/>
    <w:rsid w:val="00900A70"/>
    <w:rsid w:val="009026C5"/>
    <w:rsid w:val="00910129"/>
    <w:rsid w:val="009156F3"/>
    <w:rsid w:val="00917279"/>
    <w:rsid w:val="00921C4F"/>
    <w:rsid w:val="00937DD5"/>
    <w:rsid w:val="00956626"/>
    <w:rsid w:val="0096623F"/>
    <w:rsid w:val="009667C3"/>
    <w:rsid w:val="00970A0B"/>
    <w:rsid w:val="00972E31"/>
    <w:rsid w:val="009920CA"/>
    <w:rsid w:val="0099574B"/>
    <w:rsid w:val="009A25A3"/>
    <w:rsid w:val="009A2D8D"/>
    <w:rsid w:val="009A5E7E"/>
    <w:rsid w:val="009A6C56"/>
    <w:rsid w:val="009A78F7"/>
    <w:rsid w:val="009B2FB0"/>
    <w:rsid w:val="009C279E"/>
    <w:rsid w:val="009C2D53"/>
    <w:rsid w:val="009C7952"/>
    <w:rsid w:val="009E2260"/>
    <w:rsid w:val="009E6B6B"/>
    <w:rsid w:val="009F5A7E"/>
    <w:rsid w:val="009F76A7"/>
    <w:rsid w:val="009F7C7A"/>
    <w:rsid w:val="00A01324"/>
    <w:rsid w:val="00A03A79"/>
    <w:rsid w:val="00A03B85"/>
    <w:rsid w:val="00A1019D"/>
    <w:rsid w:val="00A11D67"/>
    <w:rsid w:val="00A23C89"/>
    <w:rsid w:val="00A31A88"/>
    <w:rsid w:val="00A421D9"/>
    <w:rsid w:val="00A44B21"/>
    <w:rsid w:val="00A54FE4"/>
    <w:rsid w:val="00A7223D"/>
    <w:rsid w:val="00A735B0"/>
    <w:rsid w:val="00A850C9"/>
    <w:rsid w:val="00A91753"/>
    <w:rsid w:val="00AA3F6A"/>
    <w:rsid w:val="00AA7462"/>
    <w:rsid w:val="00AB0028"/>
    <w:rsid w:val="00AB3254"/>
    <w:rsid w:val="00AB5DB5"/>
    <w:rsid w:val="00AC25DC"/>
    <w:rsid w:val="00AC39B5"/>
    <w:rsid w:val="00AC5486"/>
    <w:rsid w:val="00AC574A"/>
    <w:rsid w:val="00AC5DD4"/>
    <w:rsid w:val="00AD141C"/>
    <w:rsid w:val="00AD5F79"/>
    <w:rsid w:val="00AD6EFC"/>
    <w:rsid w:val="00AD795D"/>
    <w:rsid w:val="00AE033F"/>
    <w:rsid w:val="00AE24EB"/>
    <w:rsid w:val="00AE284B"/>
    <w:rsid w:val="00AE4C98"/>
    <w:rsid w:val="00AE58B5"/>
    <w:rsid w:val="00B0497E"/>
    <w:rsid w:val="00B13D42"/>
    <w:rsid w:val="00B179D4"/>
    <w:rsid w:val="00B2342C"/>
    <w:rsid w:val="00B4514D"/>
    <w:rsid w:val="00B46A93"/>
    <w:rsid w:val="00B52026"/>
    <w:rsid w:val="00B77992"/>
    <w:rsid w:val="00B901C0"/>
    <w:rsid w:val="00B91FD0"/>
    <w:rsid w:val="00B95204"/>
    <w:rsid w:val="00B95DAF"/>
    <w:rsid w:val="00B96196"/>
    <w:rsid w:val="00BA5C8E"/>
    <w:rsid w:val="00BB2434"/>
    <w:rsid w:val="00BB7396"/>
    <w:rsid w:val="00BC30C6"/>
    <w:rsid w:val="00BC7446"/>
    <w:rsid w:val="00BD043E"/>
    <w:rsid w:val="00BD5B06"/>
    <w:rsid w:val="00BE03E9"/>
    <w:rsid w:val="00BE2C8A"/>
    <w:rsid w:val="00BE4264"/>
    <w:rsid w:val="00BE58C8"/>
    <w:rsid w:val="00BE6D91"/>
    <w:rsid w:val="00BF224C"/>
    <w:rsid w:val="00BF7C4D"/>
    <w:rsid w:val="00C06315"/>
    <w:rsid w:val="00C140C5"/>
    <w:rsid w:val="00C2492A"/>
    <w:rsid w:val="00C309F6"/>
    <w:rsid w:val="00C33FC0"/>
    <w:rsid w:val="00C3489A"/>
    <w:rsid w:val="00C35EB9"/>
    <w:rsid w:val="00C46264"/>
    <w:rsid w:val="00C50CBD"/>
    <w:rsid w:val="00C54E06"/>
    <w:rsid w:val="00C57E7D"/>
    <w:rsid w:val="00C60C62"/>
    <w:rsid w:val="00C61A59"/>
    <w:rsid w:val="00C76AAC"/>
    <w:rsid w:val="00C821EA"/>
    <w:rsid w:val="00C92B13"/>
    <w:rsid w:val="00C92E2E"/>
    <w:rsid w:val="00CA10DA"/>
    <w:rsid w:val="00CA6FDF"/>
    <w:rsid w:val="00CB1E12"/>
    <w:rsid w:val="00CB6908"/>
    <w:rsid w:val="00CC47F4"/>
    <w:rsid w:val="00CC5B07"/>
    <w:rsid w:val="00CD2FDC"/>
    <w:rsid w:val="00CD720F"/>
    <w:rsid w:val="00CD760F"/>
    <w:rsid w:val="00CE1F09"/>
    <w:rsid w:val="00CE71B6"/>
    <w:rsid w:val="00D03AA0"/>
    <w:rsid w:val="00D05E74"/>
    <w:rsid w:val="00D071FC"/>
    <w:rsid w:val="00D11D91"/>
    <w:rsid w:val="00D13D4B"/>
    <w:rsid w:val="00D14EFB"/>
    <w:rsid w:val="00D420AF"/>
    <w:rsid w:val="00D467B5"/>
    <w:rsid w:val="00D46E45"/>
    <w:rsid w:val="00D50F4A"/>
    <w:rsid w:val="00D53FB8"/>
    <w:rsid w:val="00D551BA"/>
    <w:rsid w:val="00D62494"/>
    <w:rsid w:val="00D66564"/>
    <w:rsid w:val="00D707CD"/>
    <w:rsid w:val="00D845BA"/>
    <w:rsid w:val="00D90F22"/>
    <w:rsid w:val="00D96FAD"/>
    <w:rsid w:val="00DA149C"/>
    <w:rsid w:val="00DA3D56"/>
    <w:rsid w:val="00DB0B2F"/>
    <w:rsid w:val="00DC4004"/>
    <w:rsid w:val="00DD527B"/>
    <w:rsid w:val="00DD5E8D"/>
    <w:rsid w:val="00DD6B3A"/>
    <w:rsid w:val="00DD7529"/>
    <w:rsid w:val="00DD7E27"/>
    <w:rsid w:val="00DE71D9"/>
    <w:rsid w:val="00E0060D"/>
    <w:rsid w:val="00E117C6"/>
    <w:rsid w:val="00E14143"/>
    <w:rsid w:val="00E1483C"/>
    <w:rsid w:val="00E16C5C"/>
    <w:rsid w:val="00E22025"/>
    <w:rsid w:val="00E225E6"/>
    <w:rsid w:val="00E235E6"/>
    <w:rsid w:val="00E24CA5"/>
    <w:rsid w:val="00E27284"/>
    <w:rsid w:val="00E30C8E"/>
    <w:rsid w:val="00E3135A"/>
    <w:rsid w:val="00E36CCF"/>
    <w:rsid w:val="00E37DA7"/>
    <w:rsid w:val="00E425C4"/>
    <w:rsid w:val="00E42B8D"/>
    <w:rsid w:val="00E43D09"/>
    <w:rsid w:val="00E50C6D"/>
    <w:rsid w:val="00E57554"/>
    <w:rsid w:val="00E62E16"/>
    <w:rsid w:val="00E65FC5"/>
    <w:rsid w:val="00E67B4A"/>
    <w:rsid w:val="00E70BEF"/>
    <w:rsid w:val="00E81E13"/>
    <w:rsid w:val="00E861FE"/>
    <w:rsid w:val="00E9054F"/>
    <w:rsid w:val="00EA2BE2"/>
    <w:rsid w:val="00EA3DBE"/>
    <w:rsid w:val="00EA472B"/>
    <w:rsid w:val="00EA55F7"/>
    <w:rsid w:val="00EB4F7E"/>
    <w:rsid w:val="00EC0F5F"/>
    <w:rsid w:val="00EC72B3"/>
    <w:rsid w:val="00ED0B62"/>
    <w:rsid w:val="00EE3CF4"/>
    <w:rsid w:val="00EF1248"/>
    <w:rsid w:val="00EF3200"/>
    <w:rsid w:val="00EF3431"/>
    <w:rsid w:val="00EF6E61"/>
    <w:rsid w:val="00EF7FA8"/>
    <w:rsid w:val="00F000A4"/>
    <w:rsid w:val="00F06EF7"/>
    <w:rsid w:val="00F13757"/>
    <w:rsid w:val="00F16238"/>
    <w:rsid w:val="00F219A2"/>
    <w:rsid w:val="00F22FD1"/>
    <w:rsid w:val="00F24950"/>
    <w:rsid w:val="00F315C7"/>
    <w:rsid w:val="00F4313E"/>
    <w:rsid w:val="00F43D10"/>
    <w:rsid w:val="00F45E3C"/>
    <w:rsid w:val="00F470A7"/>
    <w:rsid w:val="00F60CD7"/>
    <w:rsid w:val="00F70869"/>
    <w:rsid w:val="00F87704"/>
    <w:rsid w:val="00F90908"/>
    <w:rsid w:val="00F935F1"/>
    <w:rsid w:val="00FA1347"/>
    <w:rsid w:val="00FA361E"/>
    <w:rsid w:val="00FB2D17"/>
    <w:rsid w:val="00FC4604"/>
    <w:rsid w:val="00FD2143"/>
    <w:rsid w:val="00FD3D16"/>
    <w:rsid w:val="00FD5DB2"/>
    <w:rsid w:val="00FE06EF"/>
    <w:rsid w:val="00FE0FEC"/>
    <w:rsid w:val="00FF09B9"/>
    <w:rsid w:val="00FF7249"/>
    <w:rsid w:val="03B98AED"/>
    <w:rsid w:val="058E58E4"/>
    <w:rsid w:val="06823D28"/>
    <w:rsid w:val="09FB5989"/>
    <w:rsid w:val="0B532698"/>
    <w:rsid w:val="100E63F2"/>
    <w:rsid w:val="126C796F"/>
    <w:rsid w:val="18B6E18E"/>
    <w:rsid w:val="1ACF7128"/>
    <w:rsid w:val="203AFE9A"/>
    <w:rsid w:val="2088AC5D"/>
    <w:rsid w:val="210E924E"/>
    <w:rsid w:val="23D6D3B1"/>
    <w:rsid w:val="25A01755"/>
    <w:rsid w:val="27CCF2F5"/>
    <w:rsid w:val="2A9E6C99"/>
    <w:rsid w:val="2C2A07F7"/>
    <w:rsid w:val="2D672F65"/>
    <w:rsid w:val="2D6E6670"/>
    <w:rsid w:val="307C2D5B"/>
    <w:rsid w:val="30E29826"/>
    <w:rsid w:val="3C4FEA6F"/>
    <w:rsid w:val="3E3EC568"/>
    <w:rsid w:val="3EEA01CF"/>
    <w:rsid w:val="40E7B2EF"/>
    <w:rsid w:val="41D35686"/>
    <w:rsid w:val="4657936B"/>
    <w:rsid w:val="489A2BF7"/>
    <w:rsid w:val="48F2C4D4"/>
    <w:rsid w:val="49121F9A"/>
    <w:rsid w:val="4981780F"/>
    <w:rsid w:val="4A022958"/>
    <w:rsid w:val="4ADBAB80"/>
    <w:rsid w:val="4BDF4884"/>
    <w:rsid w:val="4C1638CA"/>
    <w:rsid w:val="4CB918D1"/>
    <w:rsid w:val="4CE9D08F"/>
    <w:rsid w:val="4D2F0F06"/>
    <w:rsid w:val="4E8EC1D0"/>
    <w:rsid w:val="50261A01"/>
    <w:rsid w:val="56A186E6"/>
    <w:rsid w:val="584780FD"/>
    <w:rsid w:val="587A2B2F"/>
    <w:rsid w:val="5A67DBBD"/>
    <w:rsid w:val="5C2A8BF6"/>
    <w:rsid w:val="5ECE2405"/>
    <w:rsid w:val="624B539F"/>
    <w:rsid w:val="65A68185"/>
    <w:rsid w:val="68E534C5"/>
    <w:rsid w:val="69772341"/>
    <w:rsid w:val="6A9E815B"/>
    <w:rsid w:val="6B954589"/>
    <w:rsid w:val="6F29E083"/>
    <w:rsid w:val="6F63B8E2"/>
    <w:rsid w:val="7004BC7E"/>
    <w:rsid w:val="700AEC95"/>
    <w:rsid w:val="72026DA8"/>
    <w:rsid w:val="742A1606"/>
    <w:rsid w:val="766A529B"/>
    <w:rsid w:val="7C71974C"/>
    <w:rsid w:val="7C8AA26E"/>
    <w:rsid w:val="7DA263A8"/>
    <w:rsid w:val="7E33D9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926B8"/>
  <w15:chartTrackingRefBased/>
  <w15:docId w15:val="{FEDD9E99-D822-4373-A6F9-0C09EF1F5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46E"/>
    <w:pPr>
      <w:spacing w:before="120" w:after="120" w:line="240" w:lineRule="auto"/>
    </w:pPr>
    <w:rPr>
      <w:rFonts w:ascii="Adobe Clean Light" w:hAnsi="Adobe Clean Light"/>
      <w:szCs w:val="24"/>
      <w:lang w:eastAsia="fr-FR"/>
    </w:rPr>
  </w:style>
  <w:style w:type="paragraph" w:styleId="Heading1">
    <w:name w:val="heading 1"/>
    <w:basedOn w:val="Normal"/>
    <w:next w:val="Normal"/>
    <w:link w:val="Heading1Char"/>
    <w:uiPriority w:val="9"/>
    <w:qFormat/>
    <w:rsid w:val="0014046E"/>
    <w:pPr>
      <w:keepNext/>
      <w:keepLines/>
      <w:numPr>
        <w:numId w:val="2"/>
      </w:numPr>
      <w:spacing w:before="360"/>
      <w:outlineLvl w:val="0"/>
    </w:pPr>
    <w:rPr>
      <w:rFonts w:ascii="Adobe Clean ExtraBold" w:eastAsiaTheme="majorEastAsia" w:hAnsi="Adobe Clean ExtraBold" w:cstheme="majorBidi"/>
      <w:b/>
      <w:color w:val="000000" w:themeColor="text1"/>
      <w:sz w:val="40"/>
      <w:szCs w:val="32"/>
    </w:rPr>
  </w:style>
  <w:style w:type="paragraph" w:styleId="Heading2">
    <w:name w:val="heading 2"/>
    <w:basedOn w:val="Normal"/>
    <w:next w:val="Normal"/>
    <w:link w:val="Heading2Char"/>
    <w:uiPriority w:val="9"/>
    <w:unhideWhenUsed/>
    <w:qFormat/>
    <w:rsid w:val="0014046E"/>
    <w:pPr>
      <w:keepNext/>
      <w:keepLines/>
      <w:numPr>
        <w:ilvl w:val="1"/>
        <w:numId w:val="2"/>
      </w:numPr>
      <w:spacing w:before="200"/>
      <w:outlineLvl w:val="1"/>
    </w:pPr>
    <w:rPr>
      <w:rFonts w:ascii="Adobe Clean" w:eastAsiaTheme="majorEastAsia" w:hAnsi="Adobe Clean" w:cstheme="majorBidi"/>
      <w:b/>
      <w:color w:val="000000" w:themeColor="text1"/>
      <w:sz w:val="28"/>
      <w:szCs w:val="26"/>
    </w:rPr>
  </w:style>
  <w:style w:type="paragraph" w:styleId="Heading3">
    <w:name w:val="heading 3"/>
    <w:basedOn w:val="Normal"/>
    <w:next w:val="Normal"/>
    <w:link w:val="Heading3Char"/>
    <w:uiPriority w:val="9"/>
    <w:unhideWhenUsed/>
    <w:qFormat/>
    <w:rsid w:val="0014046E"/>
    <w:pPr>
      <w:keepNext/>
      <w:keepLines/>
      <w:numPr>
        <w:ilvl w:val="2"/>
        <w:numId w:val="2"/>
      </w:numPr>
      <w:spacing w:before="200"/>
      <w:outlineLvl w:val="2"/>
    </w:pPr>
    <w:rPr>
      <w:rFonts w:ascii="Adobe Clean" w:eastAsiaTheme="majorEastAsia" w:hAnsi="Adobe Clean" w:cstheme="majorBidi"/>
      <w:b/>
      <w:color w:val="000000" w:themeColor="text1"/>
      <w:sz w:val="26"/>
    </w:rPr>
  </w:style>
  <w:style w:type="paragraph" w:styleId="Heading4">
    <w:name w:val="heading 4"/>
    <w:basedOn w:val="Normal"/>
    <w:next w:val="Normal"/>
    <w:link w:val="Heading4Char"/>
    <w:uiPriority w:val="9"/>
    <w:unhideWhenUsed/>
    <w:rsid w:val="0014046E"/>
    <w:pPr>
      <w:keepNext/>
      <w:keepLines/>
      <w:numPr>
        <w:ilvl w:val="3"/>
        <w:numId w:val="2"/>
      </w:numPr>
      <w:spacing w:before="200"/>
      <w:outlineLvl w:val="3"/>
    </w:pPr>
    <w:rPr>
      <w:rFonts w:ascii="Adobe Clean" w:eastAsiaTheme="majorEastAsia" w:hAnsi="Adobe Clean" w:cstheme="majorBidi"/>
      <w:b/>
      <w:iCs/>
      <w:color w:val="000000" w:themeColor="text1"/>
      <w:sz w:val="24"/>
    </w:rPr>
  </w:style>
  <w:style w:type="paragraph" w:styleId="Heading5">
    <w:name w:val="heading 5"/>
    <w:basedOn w:val="Normal"/>
    <w:next w:val="Normal"/>
    <w:link w:val="Heading5Char"/>
    <w:uiPriority w:val="9"/>
    <w:unhideWhenUsed/>
    <w:qFormat/>
    <w:rsid w:val="0014046E"/>
    <w:pPr>
      <w:keepNext/>
      <w:keepLines/>
      <w:numPr>
        <w:ilvl w:val="4"/>
        <w:numId w:val="2"/>
      </w:numPr>
      <w:spacing w:before="40"/>
      <w:outlineLvl w:val="4"/>
    </w:pPr>
    <w:rPr>
      <w:rFonts w:eastAsiaTheme="majorEastAsia" w:cstheme="majorBidi"/>
      <w:color w:val="6B737B"/>
    </w:rPr>
  </w:style>
  <w:style w:type="paragraph" w:styleId="Heading6">
    <w:name w:val="heading 6"/>
    <w:basedOn w:val="Normal"/>
    <w:next w:val="Normal"/>
    <w:link w:val="Heading6Char"/>
    <w:uiPriority w:val="9"/>
    <w:unhideWhenUsed/>
    <w:rsid w:val="0014046E"/>
    <w:pPr>
      <w:keepNext/>
      <w:keepLines/>
      <w:numPr>
        <w:ilvl w:val="5"/>
        <w:numId w:val="2"/>
      </w:numPr>
      <w:spacing w:before="40"/>
      <w:outlineLvl w:val="5"/>
    </w:pPr>
    <w:rPr>
      <w:rFonts w:eastAsiaTheme="majorEastAsia" w:cstheme="majorBidi"/>
      <w:color w:val="6B737B"/>
    </w:rPr>
  </w:style>
  <w:style w:type="paragraph" w:styleId="Heading7">
    <w:name w:val="heading 7"/>
    <w:basedOn w:val="Normal"/>
    <w:next w:val="Normal"/>
    <w:link w:val="Heading7Char"/>
    <w:uiPriority w:val="9"/>
    <w:unhideWhenUsed/>
    <w:qFormat/>
    <w:rsid w:val="0014046E"/>
    <w:pPr>
      <w:keepNext/>
      <w:keepLines/>
      <w:numPr>
        <w:ilvl w:val="6"/>
        <w:numId w:val="2"/>
      </w:numPr>
      <w:spacing w:before="40"/>
      <w:outlineLvl w:val="6"/>
    </w:pPr>
    <w:rPr>
      <w:rFonts w:eastAsiaTheme="majorEastAsia" w:cstheme="majorBidi"/>
      <w:iCs/>
      <w:color w:val="6B737B"/>
    </w:rPr>
  </w:style>
  <w:style w:type="paragraph" w:styleId="Heading8">
    <w:name w:val="heading 8"/>
    <w:basedOn w:val="Normal"/>
    <w:next w:val="Normal"/>
    <w:link w:val="Heading8Char"/>
    <w:uiPriority w:val="9"/>
    <w:unhideWhenUsed/>
    <w:rsid w:val="0014046E"/>
    <w:pPr>
      <w:keepNext/>
      <w:keepLines/>
      <w:numPr>
        <w:ilvl w:val="7"/>
        <w:numId w:val="2"/>
      </w:numPr>
      <w:spacing w:before="40"/>
      <w:outlineLvl w:val="7"/>
    </w:pPr>
    <w:rPr>
      <w:rFonts w:eastAsiaTheme="majorEastAsia" w:cstheme="majorBidi"/>
      <w:color w:val="6B737B"/>
      <w:szCs w:val="21"/>
    </w:rPr>
  </w:style>
  <w:style w:type="paragraph" w:styleId="Heading9">
    <w:name w:val="heading 9"/>
    <w:basedOn w:val="Normal"/>
    <w:next w:val="Normal"/>
    <w:link w:val="Heading9Char"/>
    <w:uiPriority w:val="9"/>
    <w:semiHidden/>
    <w:unhideWhenUsed/>
    <w:qFormat/>
    <w:rsid w:val="0014046E"/>
    <w:pPr>
      <w:keepNext/>
      <w:keepLines/>
      <w:numPr>
        <w:ilvl w:val="8"/>
        <w:numId w:val="2"/>
      </w:numPr>
      <w:spacing w:before="40"/>
      <w:outlineLvl w:val="8"/>
    </w:pPr>
    <w:rPr>
      <w:rFonts w:eastAsiaTheme="majorEastAsia" w:cstheme="majorBidi"/>
      <w:iCs/>
      <w:color w:val="6B737B"/>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46E"/>
    <w:rPr>
      <w:rFonts w:ascii="Adobe Clean ExtraBold" w:eastAsiaTheme="majorEastAsia" w:hAnsi="Adobe Clean ExtraBold" w:cstheme="majorBidi"/>
      <w:b/>
      <w:color w:val="000000" w:themeColor="text1"/>
      <w:sz w:val="40"/>
      <w:szCs w:val="32"/>
      <w:lang w:eastAsia="fr-FR"/>
    </w:rPr>
  </w:style>
  <w:style w:type="character" w:customStyle="1" w:styleId="Heading2Char">
    <w:name w:val="Heading 2 Char"/>
    <w:basedOn w:val="DefaultParagraphFont"/>
    <w:link w:val="Heading2"/>
    <w:uiPriority w:val="9"/>
    <w:rsid w:val="0014046E"/>
    <w:rPr>
      <w:rFonts w:ascii="Adobe Clean" w:eastAsiaTheme="majorEastAsia" w:hAnsi="Adobe Clean" w:cstheme="majorBidi"/>
      <w:b/>
      <w:color w:val="000000" w:themeColor="text1"/>
      <w:sz w:val="28"/>
      <w:szCs w:val="26"/>
      <w:lang w:eastAsia="fr-FR"/>
    </w:rPr>
  </w:style>
  <w:style w:type="character" w:customStyle="1" w:styleId="Heading3Char">
    <w:name w:val="Heading 3 Char"/>
    <w:basedOn w:val="DefaultParagraphFont"/>
    <w:link w:val="Heading3"/>
    <w:uiPriority w:val="9"/>
    <w:rsid w:val="0014046E"/>
    <w:rPr>
      <w:rFonts w:ascii="Adobe Clean" w:eastAsiaTheme="majorEastAsia" w:hAnsi="Adobe Clean" w:cstheme="majorBidi"/>
      <w:b/>
      <w:color w:val="000000" w:themeColor="text1"/>
      <w:sz w:val="26"/>
      <w:szCs w:val="24"/>
      <w:lang w:eastAsia="fr-FR"/>
    </w:rPr>
  </w:style>
  <w:style w:type="character" w:customStyle="1" w:styleId="Heading4Char">
    <w:name w:val="Heading 4 Char"/>
    <w:basedOn w:val="DefaultParagraphFont"/>
    <w:link w:val="Heading4"/>
    <w:uiPriority w:val="9"/>
    <w:rsid w:val="0014046E"/>
    <w:rPr>
      <w:rFonts w:ascii="Adobe Clean" w:eastAsiaTheme="majorEastAsia" w:hAnsi="Adobe Clean" w:cstheme="majorBidi"/>
      <w:b/>
      <w:iCs/>
      <w:color w:val="000000" w:themeColor="text1"/>
      <w:sz w:val="24"/>
      <w:szCs w:val="24"/>
      <w:lang w:eastAsia="fr-FR"/>
    </w:rPr>
  </w:style>
  <w:style w:type="character" w:customStyle="1" w:styleId="Heading5Char">
    <w:name w:val="Heading 5 Char"/>
    <w:basedOn w:val="DefaultParagraphFont"/>
    <w:link w:val="Heading5"/>
    <w:uiPriority w:val="9"/>
    <w:rsid w:val="0014046E"/>
    <w:rPr>
      <w:rFonts w:ascii="Adobe Clean Light" w:eastAsiaTheme="majorEastAsia" w:hAnsi="Adobe Clean Light" w:cstheme="majorBidi"/>
      <w:color w:val="6B737B"/>
      <w:szCs w:val="24"/>
      <w:lang w:eastAsia="fr-FR"/>
    </w:rPr>
  </w:style>
  <w:style w:type="character" w:customStyle="1" w:styleId="Heading6Char">
    <w:name w:val="Heading 6 Char"/>
    <w:basedOn w:val="DefaultParagraphFont"/>
    <w:link w:val="Heading6"/>
    <w:uiPriority w:val="9"/>
    <w:rsid w:val="0014046E"/>
    <w:rPr>
      <w:rFonts w:ascii="Adobe Clean Light" w:eastAsiaTheme="majorEastAsia" w:hAnsi="Adobe Clean Light" w:cstheme="majorBidi"/>
      <w:color w:val="6B737B"/>
      <w:szCs w:val="24"/>
      <w:lang w:eastAsia="fr-FR"/>
    </w:rPr>
  </w:style>
  <w:style w:type="character" w:customStyle="1" w:styleId="Heading7Char">
    <w:name w:val="Heading 7 Char"/>
    <w:basedOn w:val="DefaultParagraphFont"/>
    <w:link w:val="Heading7"/>
    <w:uiPriority w:val="9"/>
    <w:rsid w:val="0014046E"/>
    <w:rPr>
      <w:rFonts w:ascii="Adobe Clean Light" w:eastAsiaTheme="majorEastAsia" w:hAnsi="Adobe Clean Light" w:cstheme="majorBidi"/>
      <w:iCs/>
      <w:color w:val="6B737B"/>
      <w:szCs w:val="24"/>
      <w:lang w:eastAsia="fr-FR"/>
    </w:rPr>
  </w:style>
  <w:style w:type="character" w:customStyle="1" w:styleId="Heading8Char">
    <w:name w:val="Heading 8 Char"/>
    <w:basedOn w:val="DefaultParagraphFont"/>
    <w:link w:val="Heading8"/>
    <w:uiPriority w:val="9"/>
    <w:rsid w:val="0014046E"/>
    <w:rPr>
      <w:rFonts w:ascii="Adobe Clean Light" w:eastAsiaTheme="majorEastAsia" w:hAnsi="Adobe Clean Light" w:cstheme="majorBidi"/>
      <w:color w:val="6B737B"/>
      <w:szCs w:val="21"/>
      <w:lang w:eastAsia="fr-FR"/>
    </w:rPr>
  </w:style>
  <w:style w:type="character" w:customStyle="1" w:styleId="Heading9Char">
    <w:name w:val="Heading 9 Char"/>
    <w:basedOn w:val="DefaultParagraphFont"/>
    <w:link w:val="Heading9"/>
    <w:uiPriority w:val="9"/>
    <w:semiHidden/>
    <w:rsid w:val="0014046E"/>
    <w:rPr>
      <w:rFonts w:ascii="Adobe Clean Light" w:eastAsiaTheme="majorEastAsia" w:hAnsi="Adobe Clean Light" w:cstheme="majorBidi"/>
      <w:iCs/>
      <w:color w:val="6B737B"/>
      <w:szCs w:val="21"/>
      <w:lang w:eastAsia="fr-FR"/>
    </w:rPr>
  </w:style>
  <w:style w:type="paragraph" w:styleId="BodyText">
    <w:name w:val="Body Text"/>
    <w:basedOn w:val="Normal"/>
    <w:link w:val="BodyTextChar"/>
    <w:uiPriority w:val="99"/>
    <w:unhideWhenUsed/>
    <w:qFormat/>
    <w:rsid w:val="0014046E"/>
  </w:style>
  <w:style w:type="character" w:customStyle="1" w:styleId="BodyTextChar">
    <w:name w:val="Body Text Char"/>
    <w:basedOn w:val="DefaultParagraphFont"/>
    <w:link w:val="BodyText"/>
    <w:uiPriority w:val="99"/>
    <w:rsid w:val="0014046E"/>
    <w:rPr>
      <w:rFonts w:ascii="Adobe Clean Light" w:hAnsi="Adobe Clean Light"/>
      <w:szCs w:val="24"/>
      <w:lang w:eastAsia="fr-FR"/>
    </w:rPr>
  </w:style>
  <w:style w:type="paragraph" w:styleId="Title">
    <w:name w:val="Title"/>
    <w:basedOn w:val="Normal"/>
    <w:next w:val="Normal"/>
    <w:link w:val="TitleChar"/>
    <w:uiPriority w:val="10"/>
    <w:qFormat/>
    <w:rsid w:val="0014046E"/>
    <w:pPr>
      <w:spacing w:before="0"/>
      <w:contextualSpacing/>
    </w:pPr>
    <w:rPr>
      <w:rFonts w:ascii="Adobe Clean" w:eastAsiaTheme="majorEastAsia" w:hAnsi="Adobe Clean" w:cstheme="majorBidi"/>
      <w:b/>
      <w:spacing w:val="-10"/>
      <w:kern w:val="28"/>
      <w:sz w:val="96"/>
      <w:szCs w:val="56"/>
    </w:rPr>
  </w:style>
  <w:style w:type="character" w:customStyle="1" w:styleId="TitleChar">
    <w:name w:val="Title Char"/>
    <w:basedOn w:val="DefaultParagraphFont"/>
    <w:link w:val="Title"/>
    <w:uiPriority w:val="10"/>
    <w:rsid w:val="0014046E"/>
    <w:rPr>
      <w:rFonts w:ascii="Adobe Clean" w:eastAsiaTheme="majorEastAsia" w:hAnsi="Adobe Clean" w:cstheme="majorBidi"/>
      <w:b/>
      <w:spacing w:val="-10"/>
      <w:kern w:val="28"/>
      <w:sz w:val="96"/>
      <w:szCs w:val="56"/>
      <w:lang w:eastAsia="fr-FR"/>
    </w:rPr>
  </w:style>
  <w:style w:type="paragraph" w:styleId="Subtitle">
    <w:name w:val="Subtitle"/>
    <w:basedOn w:val="Normal"/>
    <w:next w:val="Normal"/>
    <w:link w:val="SubtitleChar"/>
    <w:uiPriority w:val="11"/>
    <w:qFormat/>
    <w:rsid w:val="0014046E"/>
    <w:pPr>
      <w:numPr>
        <w:ilvl w:val="1"/>
      </w:numPr>
      <w:spacing w:after="160"/>
    </w:pPr>
    <w:rPr>
      <w:rFonts w:ascii="Adobe Clean" w:eastAsiaTheme="minorEastAsia" w:hAnsi="Adobe Clean"/>
      <w:b/>
      <w:spacing w:val="15"/>
      <w:sz w:val="36"/>
      <w:szCs w:val="22"/>
    </w:rPr>
  </w:style>
  <w:style w:type="character" w:customStyle="1" w:styleId="SubtitleChar">
    <w:name w:val="Subtitle Char"/>
    <w:basedOn w:val="DefaultParagraphFont"/>
    <w:link w:val="Subtitle"/>
    <w:uiPriority w:val="11"/>
    <w:rsid w:val="0014046E"/>
    <w:rPr>
      <w:rFonts w:ascii="Adobe Clean" w:eastAsiaTheme="minorEastAsia" w:hAnsi="Adobe Clean"/>
      <w:b/>
      <w:spacing w:val="15"/>
      <w:sz w:val="36"/>
      <w:lang w:eastAsia="fr-FR"/>
    </w:rPr>
  </w:style>
  <w:style w:type="paragraph" w:styleId="TOCHeading">
    <w:name w:val="TOC Heading"/>
    <w:basedOn w:val="Heading1"/>
    <w:next w:val="Normal"/>
    <w:uiPriority w:val="39"/>
    <w:unhideWhenUsed/>
    <w:qFormat/>
    <w:rsid w:val="0014046E"/>
    <w:pPr>
      <w:numPr>
        <w:numId w:val="0"/>
      </w:numPr>
      <w:spacing w:before="480" w:line="276" w:lineRule="auto"/>
      <w:outlineLvl w:val="9"/>
    </w:pPr>
    <w:rPr>
      <w:bCs/>
      <w:color w:val="595959" w:themeColor="text1" w:themeTint="A6"/>
      <w:szCs w:val="28"/>
      <w:lang w:eastAsia="en-US"/>
    </w:rPr>
  </w:style>
  <w:style w:type="paragraph" w:styleId="TOC1">
    <w:name w:val="toc 1"/>
    <w:basedOn w:val="Normal"/>
    <w:next w:val="Normal"/>
    <w:autoRedefine/>
    <w:uiPriority w:val="39"/>
    <w:unhideWhenUsed/>
    <w:qFormat/>
    <w:rsid w:val="0014046E"/>
    <w:rPr>
      <w:bCs/>
      <w:iCs/>
      <w:color w:val="595959" w:themeColor="text1" w:themeTint="A6"/>
      <w:sz w:val="24"/>
    </w:rPr>
  </w:style>
  <w:style w:type="paragraph" w:styleId="TOC2">
    <w:name w:val="toc 2"/>
    <w:basedOn w:val="Normal"/>
    <w:next w:val="Normal"/>
    <w:autoRedefine/>
    <w:uiPriority w:val="39"/>
    <w:unhideWhenUsed/>
    <w:qFormat/>
    <w:rsid w:val="0014046E"/>
    <w:pPr>
      <w:ind w:left="220"/>
    </w:pPr>
    <w:rPr>
      <w:bCs/>
      <w:color w:val="595959" w:themeColor="text1" w:themeTint="A6"/>
      <w:szCs w:val="22"/>
    </w:rPr>
  </w:style>
  <w:style w:type="character" w:styleId="Hyperlink">
    <w:name w:val="Hyperlink"/>
    <w:basedOn w:val="DefaultParagraphFont"/>
    <w:uiPriority w:val="99"/>
    <w:unhideWhenUsed/>
    <w:rsid w:val="0014046E"/>
    <w:rPr>
      <w:color w:val="0563C1" w:themeColor="hyperlink"/>
      <w:u w:val="single"/>
    </w:rPr>
  </w:style>
  <w:style w:type="paragraph" w:styleId="Footer">
    <w:name w:val="footer"/>
    <w:basedOn w:val="Normal"/>
    <w:link w:val="FooterChar"/>
    <w:uiPriority w:val="99"/>
    <w:unhideWhenUsed/>
    <w:rsid w:val="0014046E"/>
    <w:pPr>
      <w:tabs>
        <w:tab w:val="center" w:pos="4513"/>
        <w:tab w:val="right" w:pos="9026"/>
      </w:tabs>
      <w:spacing w:before="0" w:after="0"/>
    </w:pPr>
  </w:style>
  <w:style w:type="character" w:customStyle="1" w:styleId="FooterChar">
    <w:name w:val="Footer Char"/>
    <w:basedOn w:val="DefaultParagraphFont"/>
    <w:link w:val="Footer"/>
    <w:uiPriority w:val="99"/>
    <w:rsid w:val="0014046E"/>
    <w:rPr>
      <w:rFonts w:ascii="Adobe Clean Light" w:hAnsi="Adobe Clean Light"/>
      <w:szCs w:val="24"/>
      <w:lang w:eastAsia="fr-FR"/>
    </w:rPr>
  </w:style>
  <w:style w:type="character" w:styleId="PageNumber">
    <w:name w:val="page number"/>
    <w:basedOn w:val="DefaultParagraphFont"/>
    <w:uiPriority w:val="99"/>
    <w:semiHidden/>
    <w:unhideWhenUsed/>
    <w:rsid w:val="0014046E"/>
  </w:style>
  <w:style w:type="paragraph" w:customStyle="1" w:styleId="PageHeader">
    <w:name w:val="Page Header"/>
    <w:basedOn w:val="Normal"/>
    <w:rsid w:val="0014046E"/>
    <w:pPr>
      <w:tabs>
        <w:tab w:val="right" w:pos="9639"/>
      </w:tabs>
      <w:ind w:left="-851" w:right="-618"/>
    </w:pPr>
    <w:rPr>
      <w:sz w:val="20"/>
    </w:rPr>
  </w:style>
  <w:style w:type="paragraph" w:styleId="BodyTextIndent">
    <w:name w:val="Body Text Indent"/>
    <w:basedOn w:val="Normal"/>
    <w:link w:val="BodyTextIndentChar"/>
    <w:uiPriority w:val="99"/>
    <w:unhideWhenUsed/>
    <w:rsid w:val="0014046E"/>
    <w:pPr>
      <w:ind w:left="360"/>
    </w:pPr>
  </w:style>
  <w:style w:type="character" w:customStyle="1" w:styleId="BodyTextIndentChar">
    <w:name w:val="Body Text Indent Char"/>
    <w:basedOn w:val="DefaultParagraphFont"/>
    <w:link w:val="BodyTextIndent"/>
    <w:uiPriority w:val="99"/>
    <w:rsid w:val="0014046E"/>
    <w:rPr>
      <w:rFonts w:ascii="Adobe Clean Light" w:hAnsi="Adobe Clean Light"/>
      <w:szCs w:val="24"/>
      <w:lang w:eastAsia="fr-FR"/>
    </w:rPr>
  </w:style>
  <w:style w:type="paragraph" w:styleId="BodyTextIndent2">
    <w:name w:val="Body Text Indent 2"/>
    <w:basedOn w:val="Normal"/>
    <w:link w:val="BodyTextIndent2Char"/>
    <w:uiPriority w:val="99"/>
    <w:unhideWhenUsed/>
    <w:rsid w:val="0014046E"/>
    <w:pPr>
      <w:spacing w:line="480" w:lineRule="auto"/>
      <w:ind w:left="360"/>
    </w:pPr>
  </w:style>
  <w:style w:type="character" w:customStyle="1" w:styleId="BodyTextIndent2Char">
    <w:name w:val="Body Text Indent 2 Char"/>
    <w:basedOn w:val="DefaultParagraphFont"/>
    <w:link w:val="BodyTextIndent2"/>
    <w:uiPriority w:val="99"/>
    <w:rsid w:val="0014046E"/>
    <w:rPr>
      <w:rFonts w:ascii="Adobe Clean Light" w:hAnsi="Adobe Clean Light"/>
      <w:szCs w:val="24"/>
      <w:lang w:eastAsia="fr-FR"/>
    </w:rPr>
  </w:style>
  <w:style w:type="character" w:styleId="PlaceholderText">
    <w:name w:val="Placeholder Text"/>
    <w:basedOn w:val="DefaultParagraphFont"/>
    <w:uiPriority w:val="99"/>
    <w:semiHidden/>
    <w:rsid w:val="0014046E"/>
    <w:rPr>
      <w:color w:val="808080"/>
    </w:rPr>
  </w:style>
  <w:style w:type="paragraph" w:styleId="Header">
    <w:name w:val="header"/>
    <w:basedOn w:val="Normal"/>
    <w:link w:val="HeaderChar"/>
    <w:uiPriority w:val="99"/>
    <w:unhideWhenUsed/>
    <w:rsid w:val="009F7C7A"/>
    <w:pPr>
      <w:tabs>
        <w:tab w:val="center" w:pos="4680"/>
        <w:tab w:val="right" w:pos="9360"/>
      </w:tabs>
      <w:spacing w:before="0" w:after="0"/>
    </w:pPr>
  </w:style>
  <w:style w:type="character" w:customStyle="1" w:styleId="HeaderChar">
    <w:name w:val="Header Char"/>
    <w:basedOn w:val="DefaultParagraphFont"/>
    <w:link w:val="Header"/>
    <w:uiPriority w:val="99"/>
    <w:rsid w:val="009F7C7A"/>
    <w:rPr>
      <w:rFonts w:ascii="Adobe Clean Light" w:hAnsi="Adobe Clean Light"/>
      <w:szCs w:val="24"/>
      <w:lang w:eastAsia="fr-FR"/>
    </w:rPr>
  </w:style>
  <w:style w:type="paragraph" w:styleId="ListParagraph">
    <w:name w:val="List Paragraph"/>
    <w:basedOn w:val="Normal"/>
    <w:uiPriority w:val="34"/>
    <w:qFormat/>
    <w:rsid w:val="009A78F7"/>
    <w:pPr>
      <w:ind w:left="720"/>
      <w:contextualSpacing/>
    </w:pPr>
  </w:style>
  <w:style w:type="character" w:styleId="UnresolvedMention">
    <w:name w:val="Unresolved Mention"/>
    <w:basedOn w:val="DefaultParagraphFont"/>
    <w:uiPriority w:val="99"/>
    <w:semiHidden/>
    <w:unhideWhenUsed/>
    <w:rsid w:val="00786F34"/>
    <w:rPr>
      <w:color w:val="605E5C"/>
      <w:shd w:val="clear" w:color="auto" w:fill="E1DFDD"/>
    </w:rPr>
  </w:style>
  <w:style w:type="paragraph" w:styleId="NormalWeb">
    <w:name w:val="Normal (Web)"/>
    <w:basedOn w:val="Normal"/>
    <w:uiPriority w:val="99"/>
    <w:semiHidden/>
    <w:unhideWhenUsed/>
    <w:rsid w:val="00FF7249"/>
    <w:pPr>
      <w:spacing w:before="100" w:beforeAutospacing="1" w:after="100" w:afterAutospacing="1"/>
    </w:pPr>
    <w:rPr>
      <w:rFonts w:ascii="Times New Roman" w:eastAsia="Times New Roman" w:hAnsi="Times New Roman" w:cs="Times New Roman"/>
      <w:sz w:val="24"/>
      <w:lang w:eastAsia="en-US"/>
    </w:rPr>
  </w:style>
  <w:style w:type="character" w:styleId="CommentReference">
    <w:name w:val="annotation reference"/>
    <w:basedOn w:val="DefaultParagraphFont"/>
    <w:uiPriority w:val="99"/>
    <w:semiHidden/>
    <w:unhideWhenUsed/>
    <w:rsid w:val="00FF7249"/>
    <w:rPr>
      <w:sz w:val="16"/>
      <w:szCs w:val="16"/>
    </w:rPr>
  </w:style>
  <w:style w:type="paragraph" w:styleId="CommentText">
    <w:name w:val="annotation text"/>
    <w:basedOn w:val="Normal"/>
    <w:link w:val="CommentTextChar"/>
    <w:uiPriority w:val="99"/>
    <w:unhideWhenUsed/>
    <w:rsid w:val="00FF7249"/>
    <w:rPr>
      <w:sz w:val="20"/>
      <w:szCs w:val="20"/>
    </w:rPr>
  </w:style>
  <w:style w:type="character" w:customStyle="1" w:styleId="CommentTextChar">
    <w:name w:val="Comment Text Char"/>
    <w:basedOn w:val="DefaultParagraphFont"/>
    <w:link w:val="CommentText"/>
    <w:uiPriority w:val="99"/>
    <w:rsid w:val="00FF7249"/>
    <w:rPr>
      <w:rFonts w:ascii="Adobe Clean Light" w:hAnsi="Adobe Clean Light"/>
      <w:sz w:val="20"/>
      <w:szCs w:val="20"/>
      <w:lang w:eastAsia="fr-FR"/>
    </w:rPr>
  </w:style>
  <w:style w:type="paragraph" w:styleId="CommentSubject">
    <w:name w:val="annotation subject"/>
    <w:basedOn w:val="CommentText"/>
    <w:next w:val="CommentText"/>
    <w:link w:val="CommentSubjectChar"/>
    <w:uiPriority w:val="99"/>
    <w:semiHidden/>
    <w:unhideWhenUsed/>
    <w:rsid w:val="00FF7249"/>
    <w:rPr>
      <w:b/>
      <w:bCs/>
    </w:rPr>
  </w:style>
  <w:style w:type="character" w:customStyle="1" w:styleId="CommentSubjectChar">
    <w:name w:val="Comment Subject Char"/>
    <w:basedOn w:val="CommentTextChar"/>
    <w:link w:val="CommentSubject"/>
    <w:uiPriority w:val="99"/>
    <w:semiHidden/>
    <w:rsid w:val="00FF7249"/>
    <w:rPr>
      <w:rFonts w:ascii="Adobe Clean Light" w:hAnsi="Adobe Clean Light"/>
      <w:b/>
      <w:bCs/>
      <w:sz w:val="20"/>
      <w:szCs w:val="20"/>
      <w:lang w:eastAsia="fr-FR"/>
    </w:rPr>
  </w:style>
  <w:style w:type="character" w:styleId="Strong">
    <w:name w:val="Strong"/>
    <w:basedOn w:val="DefaultParagraphFont"/>
    <w:uiPriority w:val="22"/>
    <w:qFormat/>
    <w:rsid w:val="009C7952"/>
    <w:rPr>
      <w:b/>
      <w:bCs/>
    </w:rPr>
  </w:style>
  <w:style w:type="paragraph" w:styleId="TOC3">
    <w:name w:val="toc 3"/>
    <w:basedOn w:val="Normal"/>
    <w:next w:val="Normal"/>
    <w:autoRedefine/>
    <w:uiPriority w:val="39"/>
    <w:unhideWhenUsed/>
    <w:rsid w:val="00EA3DBE"/>
    <w:pPr>
      <w:spacing w:after="100"/>
      <w:ind w:left="440"/>
    </w:pPr>
  </w:style>
  <w:style w:type="character" w:styleId="FollowedHyperlink">
    <w:name w:val="FollowedHyperlink"/>
    <w:basedOn w:val="DefaultParagraphFont"/>
    <w:uiPriority w:val="99"/>
    <w:semiHidden/>
    <w:unhideWhenUsed/>
    <w:rsid w:val="004C7C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39436">
      <w:bodyDiv w:val="1"/>
      <w:marLeft w:val="0"/>
      <w:marRight w:val="0"/>
      <w:marTop w:val="0"/>
      <w:marBottom w:val="0"/>
      <w:divBdr>
        <w:top w:val="none" w:sz="0" w:space="0" w:color="auto"/>
        <w:left w:val="none" w:sz="0" w:space="0" w:color="auto"/>
        <w:bottom w:val="none" w:sz="0" w:space="0" w:color="auto"/>
        <w:right w:val="none" w:sz="0" w:space="0" w:color="auto"/>
      </w:divBdr>
    </w:div>
    <w:div w:id="53041970">
      <w:bodyDiv w:val="1"/>
      <w:marLeft w:val="0"/>
      <w:marRight w:val="0"/>
      <w:marTop w:val="0"/>
      <w:marBottom w:val="0"/>
      <w:divBdr>
        <w:top w:val="none" w:sz="0" w:space="0" w:color="auto"/>
        <w:left w:val="none" w:sz="0" w:space="0" w:color="auto"/>
        <w:bottom w:val="none" w:sz="0" w:space="0" w:color="auto"/>
        <w:right w:val="none" w:sz="0" w:space="0" w:color="auto"/>
      </w:divBdr>
      <w:divsChild>
        <w:div w:id="544802937">
          <w:marLeft w:val="374"/>
          <w:marRight w:val="0"/>
          <w:marTop w:val="0"/>
          <w:marBottom w:val="0"/>
          <w:divBdr>
            <w:top w:val="none" w:sz="0" w:space="0" w:color="auto"/>
            <w:left w:val="none" w:sz="0" w:space="0" w:color="auto"/>
            <w:bottom w:val="none" w:sz="0" w:space="0" w:color="auto"/>
            <w:right w:val="none" w:sz="0" w:space="0" w:color="auto"/>
          </w:divBdr>
        </w:div>
        <w:div w:id="597296270">
          <w:marLeft w:val="374"/>
          <w:marRight w:val="0"/>
          <w:marTop w:val="0"/>
          <w:marBottom w:val="0"/>
          <w:divBdr>
            <w:top w:val="none" w:sz="0" w:space="0" w:color="auto"/>
            <w:left w:val="none" w:sz="0" w:space="0" w:color="auto"/>
            <w:bottom w:val="none" w:sz="0" w:space="0" w:color="auto"/>
            <w:right w:val="none" w:sz="0" w:space="0" w:color="auto"/>
          </w:divBdr>
        </w:div>
      </w:divsChild>
    </w:div>
    <w:div w:id="176189140">
      <w:bodyDiv w:val="1"/>
      <w:marLeft w:val="0"/>
      <w:marRight w:val="0"/>
      <w:marTop w:val="0"/>
      <w:marBottom w:val="0"/>
      <w:divBdr>
        <w:top w:val="none" w:sz="0" w:space="0" w:color="auto"/>
        <w:left w:val="none" w:sz="0" w:space="0" w:color="auto"/>
        <w:bottom w:val="none" w:sz="0" w:space="0" w:color="auto"/>
        <w:right w:val="none" w:sz="0" w:space="0" w:color="auto"/>
      </w:divBdr>
    </w:div>
    <w:div w:id="279923868">
      <w:bodyDiv w:val="1"/>
      <w:marLeft w:val="0"/>
      <w:marRight w:val="0"/>
      <w:marTop w:val="0"/>
      <w:marBottom w:val="0"/>
      <w:divBdr>
        <w:top w:val="none" w:sz="0" w:space="0" w:color="auto"/>
        <w:left w:val="none" w:sz="0" w:space="0" w:color="auto"/>
        <w:bottom w:val="none" w:sz="0" w:space="0" w:color="auto"/>
        <w:right w:val="none" w:sz="0" w:space="0" w:color="auto"/>
      </w:divBdr>
    </w:div>
    <w:div w:id="286199357">
      <w:bodyDiv w:val="1"/>
      <w:marLeft w:val="0"/>
      <w:marRight w:val="0"/>
      <w:marTop w:val="0"/>
      <w:marBottom w:val="0"/>
      <w:divBdr>
        <w:top w:val="none" w:sz="0" w:space="0" w:color="auto"/>
        <w:left w:val="none" w:sz="0" w:space="0" w:color="auto"/>
        <w:bottom w:val="none" w:sz="0" w:space="0" w:color="auto"/>
        <w:right w:val="none" w:sz="0" w:space="0" w:color="auto"/>
      </w:divBdr>
      <w:divsChild>
        <w:div w:id="35206081">
          <w:marLeft w:val="374"/>
          <w:marRight w:val="0"/>
          <w:marTop w:val="0"/>
          <w:marBottom w:val="0"/>
          <w:divBdr>
            <w:top w:val="none" w:sz="0" w:space="0" w:color="auto"/>
            <w:left w:val="none" w:sz="0" w:space="0" w:color="auto"/>
            <w:bottom w:val="none" w:sz="0" w:space="0" w:color="auto"/>
            <w:right w:val="none" w:sz="0" w:space="0" w:color="auto"/>
          </w:divBdr>
        </w:div>
        <w:div w:id="174422209">
          <w:marLeft w:val="374"/>
          <w:marRight w:val="0"/>
          <w:marTop w:val="0"/>
          <w:marBottom w:val="0"/>
          <w:divBdr>
            <w:top w:val="none" w:sz="0" w:space="0" w:color="auto"/>
            <w:left w:val="none" w:sz="0" w:space="0" w:color="auto"/>
            <w:bottom w:val="none" w:sz="0" w:space="0" w:color="auto"/>
            <w:right w:val="none" w:sz="0" w:space="0" w:color="auto"/>
          </w:divBdr>
        </w:div>
        <w:div w:id="1267035811">
          <w:marLeft w:val="374"/>
          <w:marRight w:val="0"/>
          <w:marTop w:val="0"/>
          <w:marBottom w:val="0"/>
          <w:divBdr>
            <w:top w:val="none" w:sz="0" w:space="0" w:color="auto"/>
            <w:left w:val="none" w:sz="0" w:space="0" w:color="auto"/>
            <w:bottom w:val="none" w:sz="0" w:space="0" w:color="auto"/>
            <w:right w:val="none" w:sz="0" w:space="0" w:color="auto"/>
          </w:divBdr>
        </w:div>
      </w:divsChild>
    </w:div>
    <w:div w:id="308560903">
      <w:bodyDiv w:val="1"/>
      <w:marLeft w:val="0"/>
      <w:marRight w:val="0"/>
      <w:marTop w:val="0"/>
      <w:marBottom w:val="0"/>
      <w:divBdr>
        <w:top w:val="none" w:sz="0" w:space="0" w:color="auto"/>
        <w:left w:val="none" w:sz="0" w:space="0" w:color="auto"/>
        <w:bottom w:val="none" w:sz="0" w:space="0" w:color="auto"/>
        <w:right w:val="none" w:sz="0" w:space="0" w:color="auto"/>
      </w:divBdr>
    </w:div>
    <w:div w:id="352195327">
      <w:bodyDiv w:val="1"/>
      <w:marLeft w:val="0"/>
      <w:marRight w:val="0"/>
      <w:marTop w:val="0"/>
      <w:marBottom w:val="0"/>
      <w:divBdr>
        <w:top w:val="none" w:sz="0" w:space="0" w:color="auto"/>
        <w:left w:val="none" w:sz="0" w:space="0" w:color="auto"/>
        <w:bottom w:val="none" w:sz="0" w:space="0" w:color="auto"/>
        <w:right w:val="none" w:sz="0" w:space="0" w:color="auto"/>
      </w:divBdr>
    </w:div>
    <w:div w:id="601257508">
      <w:bodyDiv w:val="1"/>
      <w:marLeft w:val="0"/>
      <w:marRight w:val="0"/>
      <w:marTop w:val="0"/>
      <w:marBottom w:val="0"/>
      <w:divBdr>
        <w:top w:val="none" w:sz="0" w:space="0" w:color="auto"/>
        <w:left w:val="none" w:sz="0" w:space="0" w:color="auto"/>
        <w:bottom w:val="none" w:sz="0" w:space="0" w:color="auto"/>
        <w:right w:val="none" w:sz="0" w:space="0" w:color="auto"/>
      </w:divBdr>
      <w:divsChild>
        <w:div w:id="242687755">
          <w:marLeft w:val="446"/>
          <w:marRight w:val="0"/>
          <w:marTop w:val="0"/>
          <w:marBottom w:val="0"/>
          <w:divBdr>
            <w:top w:val="none" w:sz="0" w:space="0" w:color="auto"/>
            <w:left w:val="none" w:sz="0" w:space="0" w:color="auto"/>
            <w:bottom w:val="none" w:sz="0" w:space="0" w:color="auto"/>
            <w:right w:val="none" w:sz="0" w:space="0" w:color="auto"/>
          </w:divBdr>
        </w:div>
        <w:div w:id="1863469375">
          <w:marLeft w:val="446"/>
          <w:marRight w:val="0"/>
          <w:marTop w:val="0"/>
          <w:marBottom w:val="0"/>
          <w:divBdr>
            <w:top w:val="none" w:sz="0" w:space="0" w:color="auto"/>
            <w:left w:val="none" w:sz="0" w:space="0" w:color="auto"/>
            <w:bottom w:val="none" w:sz="0" w:space="0" w:color="auto"/>
            <w:right w:val="none" w:sz="0" w:space="0" w:color="auto"/>
          </w:divBdr>
        </w:div>
      </w:divsChild>
    </w:div>
    <w:div w:id="727345675">
      <w:bodyDiv w:val="1"/>
      <w:marLeft w:val="0"/>
      <w:marRight w:val="0"/>
      <w:marTop w:val="0"/>
      <w:marBottom w:val="0"/>
      <w:divBdr>
        <w:top w:val="none" w:sz="0" w:space="0" w:color="auto"/>
        <w:left w:val="none" w:sz="0" w:space="0" w:color="auto"/>
        <w:bottom w:val="none" w:sz="0" w:space="0" w:color="auto"/>
        <w:right w:val="none" w:sz="0" w:space="0" w:color="auto"/>
      </w:divBdr>
      <w:divsChild>
        <w:div w:id="908467474">
          <w:marLeft w:val="274"/>
          <w:marRight w:val="0"/>
          <w:marTop w:val="0"/>
          <w:marBottom w:val="0"/>
          <w:divBdr>
            <w:top w:val="none" w:sz="0" w:space="0" w:color="auto"/>
            <w:left w:val="none" w:sz="0" w:space="0" w:color="auto"/>
            <w:bottom w:val="none" w:sz="0" w:space="0" w:color="auto"/>
            <w:right w:val="none" w:sz="0" w:space="0" w:color="auto"/>
          </w:divBdr>
        </w:div>
        <w:div w:id="1016883939">
          <w:marLeft w:val="274"/>
          <w:marRight w:val="0"/>
          <w:marTop w:val="0"/>
          <w:marBottom w:val="0"/>
          <w:divBdr>
            <w:top w:val="none" w:sz="0" w:space="0" w:color="auto"/>
            <w:left w:val="none" w:sz="0" w:space="0" w:color="auto"/>
            <w:bottom w:val="none" w:sz="0" w:space="0" w:color="auto"/>
            <w:right w:val="none" w:sz="0" w:space="0" w:color="auto"/>
          </w:divBdr>
        </w:div>
        <w:div w:id="1024475969">
          <w:marLeft w:val="274"/>
          <w:marRight w:val="0"/>
          <w:marTop w:val="0"/>
          <w:marBottom w:val="0"/>
          <w:divBdr>
            <w:top w:val="none" w:sz="0" w:space="0" w:color="auto"/>
            <w:left w:val="none" w:sz="0" w:space="0" w:color="auto"/>
            <w:bottom w:val="none" w:sz="0" w:space="0" w:color="auto"/>
            <w:right w:val="none" w:sz="0" w:space="0" w:color="auto"/>
          </w:divBdr>
        </w:div>
        <w:div w:id="1233857507">
          <w:marLeft w:val="274"/>
          <w:marRight w:val="0"/>
          <w:marTop w:val="0"/>
          <w:marBottom w:val="0"/>
          <w:divBdr>
            <w:top w:val="none" w:sz="0" w:space="0" w:color="auto"/>
            <w:left w:val="none" w:sz="0" w:space="0" w:color="auto"/>
            <w:bottom w:val="none" w:sz="0" w:space="0" w:color="auto"/>
            <w:right w:val="none" w:sz="0" w:space="0" w:color="auto"/>
          </w:divBdr>
        </w:div>
      </w:divsChild>
    </w:div>
    <w:div w:id="774130938">
      <w:bodyDiv w:val="1"/>
      <w:marLeft w:val="0"/>
      <w:marRight w:val="0"/>
      <w:marTop w:val="0"/>
      <w:marBottom w:val="0"/>
      <w:divBdr>
        <w:top w:val="none" w:sz="0" w:space="0" w:color="auto"/>
        <w:left w:val="none" w:sz="0" w:space="0" w:color="auto"/>
        <w:bottom w:val="none" w:sz="0" w:space="0" w:color="auto"/>
        <w:right w:val="none" w:sz="0" w:space="0" w:color="auto"/>
      </w:divBdr>
    </w:div>
    <w:div w:id="821586431">
      <w:bodyDiv w:val="1"/>
      <w:marLeft w:val="0"/>
      <w:marRight w:val="0"/>
      <w:marTop w:val="0"/>
      <w:marBottom w:val="0"/>
      <w:divBdr>
        <w:top w:val="none" w:sz="0" w:space="0" w:color="auto"/>
        <w:left w:val="none" w:sz="0" w:space="0" w:color="auto"/>
        <w:bottom w:val="none" w:sz="0" w:space="0" w:color="auto"/>
        <w:right w:val="none" w:sz="0" w:space="0" w:color="auto"/>
      </w:divBdr>
    </w:div>
    <w:div w:id="1147236371">
      <w:bodyDiv w:val="1"/>
      <w:marLeft w:val="0"/>
      <w:marRight w:val="0"/>
      <w:marTop w:val="0"/>
      <w:marBottom w:val="0"/>
      <w:divBdr>
        <w:top w:val="none" w:sz="0" w:space="0" w:color="auto"/>
        <w:left w:val="none" w:sz="0" w:space="0" w:color="auto"/>
        <w:bottom w:val="none" w:sz="0" w:space="0" w:color="auto"/>
        <w:right w:val="none" w:sz="0" w:space="0" w:color="auto"/>
      </w:divBdr>
    </w:div>
    <w:div w:id="1223981011">
      <w:bodyDiv w:val="1"/>
      <w:marLeft w:val="0"/>
      <w:marRight w:val="0"/>
      <w:marTop w:val="0"/>
      <w:marBottom w:val="0"/>
      <w:divBdr>
        <w:top w:val="none" w:sz="0" w:space="0" w:color="auto"/>
        <w:left w:val="none" w:sz="0" w:space="0" w:color="auto"/>
        <w:bottom w:val="none" w:sz="0" w:space="0" w:color="auto"/>
        <w:right w:val="none" w:sz="0" w:space="0" w:color="auto"/>
      </w:divBdr>
    </w:div>
    <w:div w:id="1301183103">
      <w:bodyDiv w:val="1"/>
      <w:marLeft w:val="0"/>
      <w:marRight w:val="0"/>
      <w:marTop w:val="0"/>
      <w:marBottom w:val="0"/>
      <w:divBdr>
        <w:top w:val="none" w:sz="0" w:space="0" w:color="auto"/>
        <w:left w:val="none" w:sz="0" w:space="0" w:color="auto"/>
        <w:bottom w:val="none" w:sz="0" w:space="0" w:color="auto"/>
        <w:right w:val="none" w:sz="0" w:space="0" w:color="auto"/>
      </w:divBdr>
      <w:divsChild>
        <w:div w:id="25571870">
          <w:marLeft w:val="374"/>
          <w:marRight w:val="0"/>
          <w:marTop w:val="0"/>
          <w:marBottom w:val="0"/>
          <w:divBdr>
            <w:top w:val="none" w:sz="0" w:space="0" w:color="auto"/>
            <w:left w:val="none" w:sz="0" w:space="0" w:color="auto"/>
            <w:bottom w:val="none" w:sz="0" w:space="0" w:color="auto"/>
            <w:right w:val="none" w:sz="0" w:space="0" w:color="auto"/>
          </w:divBdr>
        </w:div>
        <w:div w:id="1486122938">
          <w:marLeft w:val="374"/>
          <w:marRight w:val="0"/>
          <w:marTop w:val="0"/>
          <w:marBottom w:val="0"/>
          <w:divBdr>
            <w:top w:val="none" w:sz="0" w:space="0" w:color="auto"/>
            <w:left w:val="none" w:sz="0" w:space="0" w:color="auto"/>
            <w:bottom w:val="none" w:sz="0" w:space="0" w:color="auto"/>
            <w:right w:val="none" w:sz="0" w:space="0" w:color="auto"/>
          </w:divBdr>
        </w:div>
      </w:divsChild>
    </w:div>
    <w:div w:id="1440831121">
      <w:bodyDiv w:val="1"/>
      <w:marLeft w:val="0"/>
      <w:marRight w:val="0"/>
      <w:marTop w:val="0"/>
      <w:marBottom w:val="0"/>
      <w:divBdr>
        <w:top w:val="none" w:sz="0" w:space="0" w:color="auto"/>
        <w:left w:val="none" w:sz="0" w:space="0" w:color="auto"/>
        <w:bottom w:val="none" w:sz="0" w:space="0" w:color="auto"/>
        <w:right w:val="none" w:sz="0" w:space="0" w:color="auto"/>
      </w:divBdr>
      <w:divsChild>
        <w:div w:id="42751921">
          <w:marLeft w:val="274"/>
          <w:marRight w:val="0"/>
          <w:marTop w:val="0"/>
          <w:marBottom w:val="0"/>
          <w:divBdr>
            <w:top w:val="none" w:sz="0" w:space="0" w:color="auto"/>
            <w:left w:val="none" w:sz="0" w:space="0" w:color="auto"/>
            <w:bottom w:val="none" w:sz="0" w:space="0" w:color="auto"/>
            <w:right w:val="none" w:sz="0" w:space="0" w:color="auto"/>
          </w:divBdr>
        </w:div>
      </w:divsChild>
    </w:div>
    <w:div w:id="1499612743">
      <w:bodyDiv w:val="1"/>
      <w:marLeft w:val="0"/>
      <w:marRight w:val="0"/>
      <w:marTop w:val="0"/>
      <w:marBottom w:val="0"/>
      <w:divBdr>
        <w:top w:val="none" w:sz="0" w:space="0" w:color="auto"/>
        <w:left w:val="none" w:sz="0" w:space="0" w:color="auto"/>
        <w:bottom w:val="none" w:sz="0" w:space="0" w:color="auto"/>
        <w:right w:val="none" w:sz="0" w:space="0" w:color="auto"/>
      </w:divBdr>
    </w:div>
    <w:div w:id="1529752935">
      <w:bodyDiv w:val="1"/>
      <w:marLeft w:val="0"/>
      <w:marRight w:val="0"/>
      <w:marTop w:val="0"/>
      <w:marBottom w:val="0"/>
      <w:divBdr>
        <w:top w:val="none" w:sz="0" w:space="0" w:color="auto"/>
        <w:left w:val="none" w:sz="0" w:space="0" w:color="auto"/>
        <w:bottom w:val="none" w:sz="0" w:space="0" w:color="auto"/>
        <w:right w:val="none" w:sz="0" w:space="0" w:color="auto"/>
      </w:divBdr>
    </w:div>
    <w:div w:id="1660109420">
      <w:bodyDiv w:val="1"/>
      <w:marLeft w:val="0"/>
      <w:marRight w:val="0"/>
      <w:marTop w:val="0"/>
      <w:marBottom w:val="0"/>
      <w:divBdr>
        <w:top w:val="none" w:sz="0" w:space="0" w:color="auto"/>
        <w:left w:val="none" w:sz="0" w:space="0" w:color="auto"/>
        <w:bottom w:val="none" w:sz="0" w:space="0" w:color="auto"/>
        <w:right w:val="none" w:sz="0" w:space="0" w:color="auto"/>
      </w:divBdr>
    </w:div>
    <w:div w:id="1822303701">
      <w:bodyDiv w:val="1"/>
      <w:marLeft w:val="0"/>
      <w:marRight w:val="0"/>
      <w:marTop w:val="0"/>
      <w:marBottom w:val="0"/>
      <w:divBdr>
        <w:top w:val="none" w:sz="0" w:space="0" w:color="auto"/>
        <w:left w:val="none" w:sz="0" w:space="0" w:color="auto"/>
        <w:bottom w:val="none" w:sz="0" w:space="0" w:color="auto"/>
        <w:right w:val="none" w:sz="0" w:space="0" w:color="auto"/>
      </w:divBdr>
    </w:div>
    <w:div w:id="1959139698">
      <w:bodyDiv w:val="1"/>
      <w:marLeft w:val="0"/>
      <w:marRight w:val="0"/>
      <w:marTop w:val="0"/>
      <w:marBottom w:val="0"/>
      <w:divBdr>
        <w:top w:val="none" w:sz="0" w:space="0" w:color="auto"/>
        <w:left w:val="none" w:sz="0" w:space="0" w:color="auto"/>
        <w:bottom w:val="none" w:sz="0" w:space="0" w:color="auto"/>
        <w:right w:val="none" w:sz="0" w:space="0" w:color="auto"/>
      </w:divBdr>
      <w:divsChild>
        <w:div w:id="594215384">
          <w:marLeft w:val="374"/>
          <w:marRight w:val="0"/>
          <w:marTop w:val="0"/>
          <w:marBottom w:val="0"/>
          <w:divBdr>
            <w:top w:val="none" w:sz="0" w:space="0" w:color="auto"/>
            <w:left w:val="none" w:sz="0" w:space="0" w:color="auto"/>
            <w:bottom w:val="none" w:sz="0" w:space="0" w:color="auto"/>
            <w:right w:val="none" w:sz="0" w:space="0" w:color="auto"/>
          </w:divBdr>
        </w:div>
        <w:div w:id="648285485">
          <w:marLeft w:val="374"/>
          <w:marRight w:val="0"/>
          <w:marTop w:val="0"/>
          <w:marBottom w:val="0"/>
          <w:divBdr>
            <w:top w:val="none" w:sz="0" w:space="0" w:color="auto"/>
            <w:left w:val="none" w:sz="0" w:space="0" w:color="auto"/>
            <w:bottom w:val="none" w:sz="0" w:space="0" w:color="auto"/>
            <w:right w:val="none" w:sz="0" w:space="0" w:color="auto"/>
          </w:divBdr>
        </w:div>
        <w:div w:id="825701843">
          <w:marLeft w:val="374"/>
          <w:marRight w:val="0"/>
          <w:marTop w:val="0"/>
          <w:marBottom w:val="0"/>
          <w:divBdr>
            <w:top w:val="none" w:sz="0" w:space="0" w:color="auto"/>
            <w:left w:val="none" w:sz="0" w:space="0" w:color="auto"/>
            <w:bottom w:val="none" w:sz="0" w:space="0" w:color="auto"/>
            <w:right w:val="none" w:sz="0" w:space="0" w:color="auto"/>
          </w:divBdr>
        </w:div>
        <w:div w:id="1168709029">
          <w:marLeft w:val="374"/>
          <w:marRight w:val="0"/>
          <w:marTop w:val="0"/>
          <w:marBottom w:val="0"/>
          <w:divBdr>
            <w:top w:val="none" w:sz="0" w:space="0" w:color="auto"/>
            <w:left w:val="none" w:sz="0" w:space="0" w:color="auto"/>
            <w:bottom w:val="none" w:sz="0" w:space="0" w:color="auto"/>
            <w:right w:val="none" w:sz="0" w:space="0" w:color="auto"/>
          </w:divBdr>
        </w:div>
        <w:div w:id="1535927903">
          <w:marLeft w:val="374"/>
          <w:marRight w:val="0"/>
          <w:marTop w:val="0"/>
          <w:marBottom w:val="0"/>
          <w:divBdr>
            <w:top w:val="none" w:sz="0" w:space="0" w:color="auto"/>
            <w:left w:val="none" w:sz="0" w:space="0" w:color="auto"/>
            <w:bottom w:val="none" w:sz="0" w:space="0" w:color="auto"/>
            <w:right w:val="none" w:sz="0" w:space="0" w:color="auto"/>
          </w:divBdr>
        </w:div>
        <w:div w:id="1619069199">
          <w:marLeft w:val="374"/>
          <w:marRight w:val="0"/>
          <w:marTop w:val="0"/>
          <w:marBottom w:val="0"/>
          <w:divBdr>
            <w:top w:val="none" w:sz="0" w:space="0" w:color="auto"/>
            <w:left w:val="none" w:sz="0" w:space="0" w:color="auto"/>
            <w:bottom w:val="none" w:sz="0" w:space="0" w:color="auto"/>
            <w:right w:val="none" w:sz="0" w:space="0" w:color="auto"/>
          </w:divBdr>
        </w:div>
        <w:div w:id="1712879838">
          <w:marLeft w:val="374"/>
          <w:marRight w:val="0"/>
          <w:marTop w:val="0"/>
          <w:marBottom w:val="0"/>
          <w:divBdr>
            <w:top w:val="none" w:sz="0" w:space="0" w:color="auto"/>
            <w:left w:val="none" w:sz="0" w:space="0" w:color="auto"/>
            <w:bottom w:val="none" w:sz="0" w:space="0" w:color="auto"/>
            <w:right w:val="none" w:sz="0" w:space="0" w:color="auto"/>
          </w:divBdr>
        </w:div>
        <w:div w:id="1997370682">
          <w:marLeft w:val="374"/>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monorepo.tools/" TargetMode="External"/><Relationship Id="rId3" Type="http://schemas.openxmlformats.org/officeDocument/2006/relationships/customXml" Target="../customXml/item3.xml"/><Relationship Id="rId21" Type="http://schemas.openxmlformats.org/officeDocument/2006/relationships/hyperlink" Target="https://www.mindinventory.com/blog/micro-frontend-architecture/"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hyperlink" Target="https://dev.to/damikun/web-app-security-understanding-the-meaning-of-the-bff-pattern-i85"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jscrambler.com/blog/web-workers-and-the-threads-that-bind-us" TargetMode="External"/><Relationship Id="rId20" Type="http://schemas.openxmlformats.org/officeDocument/2006/relationships/hyperlink" Target="https://dev.to/damikun/web-app-security-understanding-the-meaning-of-the-bff-pattern-i85"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indinventory.com/blog/micro-frontend-architecture/" TargetMode="External"/><Relationship Id="rId24" Type="http://schemas.openxmlformats.org/officeDocument/2006/relationships/hyperlink" Target="https://jscrambler.com/blog/web-workers-and-the-threads-that-bind-us"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www.sitepoint.com/a-beginners-guide-to-the-micro-front-end-architecture/"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yperlink" Target="https://www.simform.com/blog/micro-frontend-architecture/" TargetMode="External"/><Relationship Id="rId27" Type="http://schemas.openxmlformats.org/officeDocument/2006/relationships/hyperlink" Target="https://lerna.js.org/" TargetMode="External"/><Relationship Id="rId30" Type="http://schemas.openxmlformats.org/officeDocument/2006/relationships/footer" Target="footer2.xml"/><Relationship Id="rId35" Type="http://schemas.microsoft.com/office/2020/10/relationships/intelligence" Target="intelligence2.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41827c5-7e05-4633-8768-6fdccefd07a5" xsi:nil="true"/>
    <lcf76f155ced4ddcb4097134ff3c332f xmlns="49a8a6f4-d0a2-41f5-bc2e-6200000e58c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0EFC31586B7C5458A612EC245029122" ma:contentTypeVersion="13" ma:contentTypeDescription="Create a new document." ma:contentTypeScope="" ma:versionID="e8c34a59f8740cc73c935f3467365fcd">
  <xsd:schema xmlns:xsd="http://www.w3.org/2001/XMLSchema" xmlns:xs="http://www.w3.org/2001/XMLSchema" xmlns:p="http://schemas.microsoft.com/office/2006/metadata/properties" xmlns:ns2="49a8a6f4-d0a2-41f5-bc2e-6200000e58c2" xmlns:ns3="641827c5-7e05-4633-8768-6fdccefd07a5" targetNamespace="http://schemas.microsoft.com/office/2006/metadata/properties" ma:root="true" ma:fieldsID="00d99cfb73826b731f1e05859f106ebc" ns2:_="" ns3:_="">
    <xsd:import namespace="49a8a6f4-d0a2-41f5-bc2e-6200000e58c2"/>
    <xsd:import namespace="641827c5-7e05-4633-8768-6fdccefd07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a8a6f4-d0a2-41f5-bc2e-6200000e58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1daa41-56b4-4620-81a0-b7316f7f9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1827c5-7e05-4633-8768-6fdccefd07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53e679e-82a7-43b2-885a-2b0b25a56902}" ma:internalName="TaxCatchAll" ma:showField="CatchAllData" ma:web="641827c5-7e05-4633-8768-6fdccefd07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FA4E58-D1BF-4D44-A327-DB1B741D7812}">
  <ds:schemaRefs>
    <ds:schemaRef ds:uri="http://schemas.microsoft.com/office/2006/metadata/properties"/>
    <ds:schemaRef ds:uri="http://schemas.microsoft.com/office/infopath/2007/PartnerControls"/>
    <ds:schemaRef ds:uri="641827c5-7e05-4633-8768-6fdccefd07a5"/>
    <ds:schemaRef ds:uri="49a8a6f4-d0a2-41f5-bc2e-6200000e58c2"/>
  </ds:schemaRefs>
</ds:datastoreItem>
</file>

<file path=customXml/itemProps2.xml><?xml version="1.0" encoding="utf-8"?>
<ds:datastoreItem xmlns:ds="http://schemas.openxmlformats.org/officeDocument/2006/customXml" ds:itemID="{DC998F4B-33C0-4C77-A107-420B0CBE54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a8a6f4-d0a2-41f5-bc2e-6200000e58c2"/>
    <ds:schemaRef ds:uri="641827c5-7e05-4633-8768-6fdccefd07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D263F9-A7DD-4602-B1BE-E512E95705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3386</Words>
  <Characters>19306</Characters>
  <Application>Microsoft Office Word</Application>
  <DocSecurity>0</DocSecurity>
  <Lines>160</Lines>
  <Paragraphs>45</Paragraphs>
  <ScaleCrop>false</ScaleCrop>
  <Company/>
  <LinksUpToDate>false</LinksUpToDate>
  <CharactersWithSpaces>22647</CharactersWithSpaces>
  <SharedDoc>false</SharedDoc>
  <HLinks>
    <vt:vector size="246" baseType="variant">
      <vt:variant>
        <vt:i4>1376276</vt:i4>
      </vt:variant>
      <vt:variant>
        <vt:i4>222</vt:i4>
      </vt:variant>
      <vt:variant>
        <vt:i4>0</vt:i4>
      </vt:variant>
      <vt:variant>
        <vt:i4>5</vt:i4>
      </vt:variant>
      <vt:variant>
        <vt:lpwstr>https://dev.to/damikun/web-app-security-understanding-the-meaning-of-the-bff-pattern-i85</vt:lpwstr>
      </vt:variant>
      <vt:variant>
        <vt:lpwstr/>
      </vt:variant>
      <vt:variant>
        <vt:i4>5242892</vt:i4>
      </vt:variant>
      <vt:variant>
        <vt:i4>219</vt:i4>
      </vt:variant>
      <vt:variant>
        <vt:i4>0</vt:i4>
      </vt:variant>
      <vt:variant>
        <vt:i4>5</vt:i4>
      </vt:variant>
      <vt:variant>
        <vt:lpwstr>https://jscrambler.com/blog/web-workers-and-the-threads-that-bind-us</vt:lpwstr>
      </vt:variant>
      <vt:variant>
        <vt:lpwstr/>
      </vt:variant>
      <vt:variant>
        <vt:i4>4390934</vt:i4>
      </vt:variant>
      <vt:variant>
        <vt:i4>216</vt:i4>
      </vt:variant>
      <vt:variant>
        <vt:i4>0</vt:i4>
      </vt:variant>
      <vt:variant>
        <vt:i4>5</vt:i4>
      </vt:variant>
      <vt:variant>
        <vt:lpwstr>https://www.sitepoint.com/a-beginners-guide-to-the-micro-front-end-architecture/</vt:lpwstr>
      </vt:variant>
      <vt:variant>
        <vt:lpwstr/>
      </vt:variant>
      <vt:variant>
        <vt:i4>1179731</vt:i4>
      </vt:variant>
      <vt:variant>
        <vt:i4>213</vt:i4>
      </vt:variant>
      <vt:variant>
        <vt:i4>0</vt:i4>
      </vt:variant>
      <vt:variant>
        <vt:i4>5</vt:i4>
      </vt:variant>
      <vt:variant>
        <vt:lpwstr>https://www.simform.com/blog/micro-frontend-architecture/</vt:lpwstr>
      </vt:variant>
      <vt:variant>
        <vt:lpwstr/>
      </vt:variant>
      <vt:variant>
        <vt:i4>7274539</vt:i4>
      </vt:variant>
      <vt:variant>
        <vt:i4>210</vt:i4>
      </vt:variant>
      <vt:variant>
        <vt:i4>0</vt:i4>
      </vt:variant>
      <vt:variant>
        <vt:i4>5</vt:i4>
      </vt:variant>
      <vt:variant>
        <vt:lpwstr>https://www.mindinventory.com/blog/micro-frontend-architecture/</vt:lpwstr>
      </vt:variant>
      <vt:variant>
        <vt:lpwstr/>
      </vt:variant>
      <vt:variant>
        <vt:i4>1376276</vt:i4>
      </vt:variant>
      <vt:variant>
        <vt:i4>207</vt:i4>
      </vt:variant>
      <vt:variant>
        <vt:i4>0</vt:i4>
      </vt:variant>
      <vt:variant>
        <vt:i4>5</vt:i4>
      </vt:variant>
      <vt:variant>
        <vt:lpwstr>https://dev.to/damikun/web-app-security-understanding-the-meaning-of-the-bff-pattern-i85</vt:lpwstr>
      </vt:variant>
      <vt:variant>
        <vt:lpwstr/>
      </vt:variant>
      <vt:variant>
        <vt:i4>5242892</vt:i4>
      </vt:variant>
      <vt:variant>
        <vt:i4>204</vt:i4>
      </vt:variant>
      <vt:variant>
        <vt:i4>0</vt:i4>
      </vt:variant>
      <vt:variant>
        <vt:i4>5</vt:i4>
      </vt:variant>
      <vt:variant>
        <vt:lpwstr>https://jscrambler.com/blog/web-workers-and-the-threads-that-bind-us</vt:lpwstr>
      </vt:variant>
      <vt:variant>
        <vt:lpwstr/>
      </vt:variant>
      <vt:variant>
        <vt:i4>7274539</vt:i4>
      </vt:variant>
      <vt:variant>
        <vt:i4>201</vt:i4>
      </vt:variant>
      <vt:variant>
        <vt:i4>0</vt:i4>
      </vt:variant>
      <vt:variant>
        <vt:i4>5</vt:i4>
      </vt:variant>
      <vt:variant>
        <vt:lpwstr>https://www.mindinventory.com/blog/micro-frontend-architecture/</vt:lpwstr>
      </vt:variant>
      <vt:variant>
        <vt:lpwstr/>
      </vt:variant>
      <vt:variant>
        <vt:i4>1245244</vt:i4>
      </vt:variant>
      <vt:variant>
        <vt:i4>194</vt:i4>
      </vt:variant>
      <vt:variant>
        <vt:i4>0</vt:i4>
      </vt:variant>
      <vt:variant>
        <vt:i4>5</vt:i4>
      </vt:variant>
      <vt:variant>
        <vt:lpwstr/>
      </vt:variant>
      <vt:variant>
        <vt:lpwstr>_Toc141784436</vt:lpwstr>
      </vt:variant>
      <vt:variant>
        <vt:i4>1245244</vt:i4>
      </vt:variant>
      <vt:variant>
        <vt:i4>188</vt:i4>
      </vt:variant>
      <vt:variant>
        <vt:i4>0</vt:i4>
      </vt:variant>
      <vt:variant>
        <vt:i4>5</vt:i4>
      </vt:variant>
      <vt:variant>
        <vt:lpwstr/>
      </vt:variant>
      <vt:variant>
        <vt:lpwstr>_Toc141784435</vt:lpwstr>
      </vt:variant>
      <vt:variant>
        <vt:i4>1245244</vt:i4>
      </vt:variant>
      <vt:variant>
        <vt:i4>182</vt:i4>
      </vt:variant>
      <vt:variant>
        <vt:i4>0</vt:i4>
      </vt:variant>
      <vt:variant>
        <vt:i4>5</vt:i4>
      </vt:variant>
      <vt:variant>
        <vt:lpwstr/>
      </vt:variant>
      <vt:variant>
        <vt:lpwstr>_Toc141784434</vt:lpwstr>
      </vt:variant>
      <vt:variant>
        <vt:i4>1245244</vt:i4>
      </vt:variant>
      <vt:variant>
        <vt:i4>176</vt:i4>
      </vt:variant>
      <vt:variant>
        <vt:i4>0</vt:i4>
      </vt:variant>
      <vt:variant>
        <vt:i4>5</vt:i4>
      </vt:variant>
      <vt:variant>
        <vt:lpwstr/>
      </vt:variant>
      <vt:variant>
        <vt:lpwstr>_Toc141784433</vt:lpwstr>
      </vt:variant>
      <vt:variant>
        <vt:i4>1245244</vt:i4>
      </vt:variant>
      <vt:variant>
        <vt:i4>170</vt:i4>
      </vt:variant>
      <vt:variant>
        <vt:i4>0</vt:i4>
      </vt:variant>
      <vt:variant>
        <vt:i4>5</vt:i4>
      </vt:variant>
      <vt:variant>
        <vt:lpwstr/>
      </vt:variant>
      <vt:variant>
        <vt:lpwstr>_Toc141784432</vt:lpwstr>
      </vt:variant>
      <vt:variant>
        <vt:i4>1245244</vt:i4>
      </vt:variant>
      <vt:variant>
        <vt:i4>164</vt:i4>
      </vt:variant>
      <vt:variant>
        <vt:i4>0</vt:i4>
      </vt:variant>
      <vt:variant>
        <vt:i4>5</vt:i4>
      </vt:variant>
      <vt:variant>
        <vt:lpwstr/>
      </vt:variant>
      <vt:variant>
        <vt:lpwstr>_Toc141784431</vt:lpwstr>
      </vt:variant>
      <vt:variant>
        <vt:i4>1245244</vt:i4>
      </vt:variant>
      <vt:variant>
        <vt:i4>158</vt:i4>
      </vt:variant>
      <vt:variant>
        <vt:i4>0</vt:i4>
      </vt:variant>
      <vt:variant>
        <vt:i4>5</vt:i4>
      </vt:variant>
      <vt:variant>
        <vt:lpwstr/>
      </vt:variant>
      <vt:variant>
        <vt:lpwstr>_Toc141784430</vt:lpwstr>
      </vt:variant>
      <vt:variant>
        <vt:i4>1179708</vt:i4>
      </vt:variant>
      <vt:variant>
        <vt:i4>152</vt:i4>
      </vt:variant>
      <vt:variant>
        <vt:i4>0</vt:i4>
      </vt:variant>
      <vt:variant>
        <vt:i4>5</vt:i4>
      </vt:variant>
      <vt:variant>
        <vt:lpwstr/>
      </vt:variant>
      <vt:variant>
        <vt:lpwstr>_Toc141784429</vt:lpwstr>
      </vt:variant>
      <vt:variant>
        <vt:i4>1179708</vt:i4>
      </vt:variant>
      <vt:variant>
        <vt:i4>146</vt:i4>
      </vt:variant>
      <vt:variant>
        <vt:i4>0</vt:i4>
      </vt:variant>
      <vt:variant>
        <vt:i4>5</vt:i4>
      </vt:variant>
      <vt:variant>
        <vt:lpwstr/>
      </vt:variant>
      <vt:variant>
        <vt:lpwstr>_Toc141784428</vt:lpwstr>
      </vt:variant>
      <vt:variant>
        <vt:i4>1179708</vt:i4>
      </vt:variant>
      <vt:variant>
        <vt:i4>140</vt:i4>
      </vt:variant>
      <vt:variant>
        <vt:i4>0</vt:i4>
      </vt:variant>
      <vt:variant>
        <vt:i4>5</vt:i4>
      </vt:variant>
      <vt:variant>
        <vt:lpwstr/>
      </vt:variant>
      <vt:variant>
        <vt:lpwstr>_Toc141784427</vt:lpwstr>
      </vt:variant>
      <vt:variant>
        <vt:i4>1179708</vt:i4>
      </vt:variant>
      <vt:variant>
        <vt:i4>134</vt:i4>
      </vt:variant>
      <vt:variant>
        <vt:i4>0</vt:i4>
      </vt:variant>
      <vt:variant>
        <vt:i4>5</vt:i4>
      </vt:variant>
      <vt:variant>
        <vt:lpwstr/>
      </vt:variant>
      <vt:variant>
        <vt:lpwstr>_Toc141784426</vt:lpwstr>
      </vt:variant>
      <vt:variant>
        <vt:i4>1179708</vt:i4>
      </vt:variant>
      <vt:variant>
        <vt:i4>128</vt:i4>
      </vt:variant>
      <vt:variant>
        <vt:i4>0</vt:i4>
      </vt:variant>
      <vt:variant>
        <vt:i4>5</vt:i4>
      </vt:variant>
      <vt:variant>
        <vt:lpwstr/>
      </vt:variant>
      <vt:variant>
        <vt:lpwstr>_Toc141784425</vt:lpwstr>
      </vt:variant>
      <vt:variant>
        <vt:i4>1179708</vt:i4>
      </vt:variant>
      <vt:variant>
        <vt:i4>122</vt:i4>
      </vt:variant>
      <vt:variant>
        <vt:i4>0</vt:i4>
      </vt:variant>
      <vt:variant>
        <vt:i4>5</vt:i4>
      </vt:variant>
      <vt:variant>
        <vt:lpwstr/>
      </vt:variant>
      <vt:variant>
        <vt:lpwstr>_Toc141784424</vt:lpwstr>
      </vt:variant>
      <vt:variant>
        <vt:i4>1179708</vt:i4>
      </vt:variant>
      <vt:variant>
        <vt:i4>116</vt:i4>
      </vt:variant>
      <vt:variant>
        <vt:i4>0</vt:i4>
      </vt:variant>
      <vt:variant>
        <vt:i4>5</vt:i4>
      </vt:variant>
      <vt:variant>
        <vt:lpwstr/>
      </vt:variant>
      <vt:variant>
        <vt:lpwstr>_Toc141784423</vt:lpwstr>
      </vt:variant>
      <vt:variant>
        <vt:i4>1179708</vt:i4>
      </vt:variant>
      <vt:variant>
        <vt:i4>110</vt:i4>
      </vt:variant>
      <vt:variant>
        <vt:i4>0</vt:i4>
      </vt:variant>
      <vt:variant>
        <vt:i4>5</vt:i4>
      </vt:variant>
      <vt:variant>
        <vt:lpwstr/>
      </vt:variant>
      <vt:variant>
        <vt:lpwstr>_Toc141784422</vt:lpwstr>
      </vt:variant>
      <vt:variant>
        <vt:i4>1179708</vt:i4>
      </vt:variant>
      <vt:variant>
        <vt:i4>104</vt:i4>
      </vt:variant>
      <vt:variant>
        <vt:i4>0</vt:i4>
      </vt:variant>
      <vt:variant>
        <vt:i4>5</vt:i4>
      </vt:variant>
      <vt:variant>
        <vt:lpwstr/>
      </vt:variant>
      <vt:variant>
        <vt:lpwstr>_Toc141784421</vt:lpwstr>
      </vt:variant>
      <vt:variant>
        <vt:i4>1179708</vt:i4>
      </vt:variant>
      <vt:variant>
        <vt:i4>98</vt:i4>
      </vt:variant>
      <vt:variant>
        <vt:i4>0</vt:i4>
      </vt:variant>
      <vt:variant>
        <vt:i4>5</vt:i4>
      </vt:variant>
      <vt:variant>
        <vt:lpwstr/>
      </vt:variant>
      <vt:variant>
        <vt:lpwstr>_Toc141784420</vt:lpwstr>
      </vt:variant>
      <vt:variant>
        <vt:i4>1114172</vt:i4>
      </vt:variant>
      <vt:variant>
        <vt:i4>92</vt:i4>
      </vt:variant>
      <vt:variant>
        <vt:i4>0</vt:i4>
      </vt:variant>
      <vt:variant>
        <vt:i4>5</vt:i4>
      </vt:variant>
      <vt:variant>
        <vt:lpwstr/>
      </vt:variant>
      <vt:variant>
        <vt:lpwstr>_Toc141784419</vt:lpwstr>
      </vt:variant>
      <vt:variant>
        <vt:i4>1114172</vt:i4>
      </vt:variant>
      <vt:variant>
        <vt:i4>86</vt:i4>
      </vt:variant>
      <vt:variant>
        <vt:i4>0</vt:i4>
      </vt:variant>
      <vt:variant>
        <vt:i4>5</vt:i4>
      </vt:variant>
      <vt:variant>
        <vt:lpwstr/>
      </vt:variant>
      <vt:variant>
        <vt:lpwstr>_Toc141784418</vt:lpwstr>
      </vt:variant>
      <vt:variant>
        <vt:i4>1114172</vt:i4>
      </vt:variant>
      <vt:variant>
        <vt:i4>80</vt:i4>
      </vt:variant>
      <vt:variant>
        <vt:i4>0</vt:i4>
      </vt:variant>
      <vt:variant>
        <vt:i4>5</vt:i4>
      </vt:variant>
      <vt:variant>
        <vt:lpwstr/>
      </vt:variant>
      <vt:variant>
        <vt:lpwstr>_Toc141784417</vt:lpwstr>
      </vt:variant>
      <vt:variant>
        <vt:i4>1114172</vt:i4>
      </vt:variant>
      <vt:variant>
        <vt:i4>74</vt:i4>
      </vt:variant>
      <vt:variant>
        <vt:i4>0</vt:i4>
      </vt:variant>
      <vt:variant>
        <vt:i4>5</vt:i4>
      </vt:variant>
      <vt:variant>
        <vt:lpwstr/>
      </vt:variant>
      <vt:variant>
        <vt:lpwstr>_Toc141784416</vt:lpwstr>
      </vt:variant>
      <vt:variant>
        <vt:i4>1114172</vt:i4>
      </vt:variant>
      <vt:variant>
        <vt:i4>68</vt:i4>
      </vt:variant>
      <vt:variant>
        <vt:i4>0</vt:i4>
      </vt:variant>
      <vt:variant>
        <vt:i4>5</vt:i4>
      </vt:variant>
      <vt:variant>
        <vt:lpwstr/>
      </vt:variant>
      <vt:variant>
        <vt:lpwstr>_Toc141784415</vt:lpwstr>
      </vt:variant>
      <vt:variant>
        <vt:i4>1114172</vt:i4>
      </vt:variant>
      <vt:variant>
        <vt:i4>62</vt:i4>
      </vt:variant>
      <vt:variant>
        <vt:i4>0</vt:i4>
      </vt:variant>
      <vt:variant>
        <vt:i4>5</vt:i4>
      </vt:variant>
      <vt:variant>
        <vt:lpwstr/>
      </vt:variant>
      <vt:variant>
        <vt:lpwstr>_Toc141784414</vt:lpwstr>
      </vt:variant>
      <vt:variant>
        <vt:i4>1114172</vt:i4>
      </vt:variant>
      <vt:variant>
        <vt:i4>56</vt:i4>
      </vt:variant>
      <vt:variant>
        <vt:i4>0</vt:i4>
      </vt:variant>
      <vt:variant>
        <vt:i4>5</vt:i4>
      </vt:variant>
      <vt:variant>
        <vt:lpwstr/>
      </vt:variant>
      <vt:variant>
        <vt:lpwstr>_Toc141784413</vt:lpwstr>
      </vt:variant>
      <vt:variant>
        <vt:i4>1114172</vt:i4>
      </vt:variant>
      <vt:variant>
        <vt:i4>50</vt:i4>
      </vt:variant>
      <vt:variant>
        <vt:i4>0</vt:i4>
      </vt:variant>
      <vt:variant>
        <vt:i4>5</vt:i4>
      </vt:variant>
      <vt:variant>
        <vt:lpwstr/>
      </vt:variant>
      <vt:variant>
        <vt:lpwstr>_Toc141784412</vt:lpwstr>
      </vt:variant>
      <vt:variant>
        <vt:i4>1114172</vt:i4>
      </vt:variant>
      <vt:variant>
        <vt:i4>44</vt:i4>
      </vt:variant>
      <vt:variant>
        <vt:i4>0</vt:i4>
      </vt:variant>
      <vt:variant>
        <vt:i4>5</vt:i4>
      </vt:variant>
      <vt:variant>
        <vt:lpwstr/>
      </vt:variant>
      <vt:variant>
        <vt:lpwstr>_Toc141784411</vt:lpwstr>
      </vt:variant>
      <vt:variant>
        <vt:i4>1114172</vt:i4>
      </vt:variant>
      <vt:variant>
        <vt:i4>38</vt:i4>
      </vt:variant>
      <vt:variant>
        <vt:i4>0</vt:i4>
      </vt:variant>
      <vt:variant>
        <vt:i4>5</vt:i4>
      </vt:variant>
      <vt:variant>
        <vt:lpwstr/>
      </vt:variant>
      <vt:variant>
        <vt:lpwstr>_Toc141784410</vt:lpwstr>
      </vt:variant>
      <vt:variant>
        <vt:i4>1048636</vt:i4>
      </vt:variant>
      <vt:variant>
        <vt:i4>32</vt:i4>
      </vt:variant>
      <vt:variant>
        <vt:i4>0</vt:i4>
      </vt:variant>
      <vt:variant>
        <vt:i4>5</vt:i4>
      </vt:variant>
      <vt:variant>
        <vt:lpwstr/>
      </vt:variant>
      <vt:variant>
        <vt:lpwstr>_Toc141784409</vt:lpwstr>
      </vt:variant>
      <vt:variant>
        <vt:i4>1048636</vt:i4>
      </vt:variant>
      <vt:variant>
        <vt:i4>26</vt:i4>
      </vt:variant>
      <vt:variant>
        <vt:i4>0</vt:i4>
      </vt:variant>
      <vt:variant>
        <vt:i4>5</vt:i4>
      </vt:variant>
      <vt:variant>
        <vt:lpwstr/>
      </vt:variant>
      <vt:variant>
        <vt:lpwstr>_Toc141784408</vt:lpwstr>
      </vt:variant>
      <vt:variant>
        <vt:i4>1048636</vt:i4>
      </vt:variant>
      <vt:variant>
        <vt:i4>20</vt:i4>
      </vt:variant>
      <vt:variant>
        <vt:i4>0</vt:i4>
      </vt:variant>
      <vt:variant>
        <vt:i4>5</vt:i4>
      </vt:variant>
      <vt:variant>
        <vt:lpwstr/>
      </vt:variant>
      <vt:variant>
        <vt:lpwstr>_Toc141784407</vt:lpwstr>
      </vt:variant>
      <vt:variant>
        <vt:i4>1048636</vt:i4>
      </vt:variant>
      <vt:variant>
        <vt:i4>14</vt:i4>
      </vt:variant>
      <vt:variant>
        <vt:i4>0</vt:i4>
      </vt:variant>
      <vt:variant>
        <vt:i4>5</vt:i4>
      </vt:variant>
      <vt:variant>
        <vt:lpwstr/>
      </vt:variant>
      <vt:variant>
        <vt:lpwstr>_Toc141784406</vt:lpwstr>
      </vt:variant>
      <vt:variant>
        <vt:i4>1048636</vt:i4>
      </vt:variant>
      <vt:variant>
        <vt:i4>8</vt:i4>
      </vt:variant>
      <vt:variant>
        <vt:i4>0</vt:i4>
      </vt:variant>
      <vt:variant>
        <vt:i4>5</vt:i4>
      </vt:variant>
      <vt:variant>
        <vt:lpwstr/>
      </vt:variant>
      <vt:variant>
        <vt:lpwstr>_Toc141784405</vt:lpwstr>
      </vt:variant>
      <vt:variant>
        <vt:i4>1048636</vt:i4>
      </vt:variant>
      <vt:variant>
        <vt:i4>2</vt:i4>
      </vt:variant>
      <vt:variant>
        <vt:i4>0</vt:i4>
      </vt:variant>
      <vt:variant>
        <vt:i4>5</vt:i4>
      </vt:variant>
      <vt:variant>
        <vt:lpwstr/>
      </vt:variant>
      <vt:variant>
        <vt:lpwstr>_Toc141784404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Template</dc:title>
  <dc:subject/>
  <dc:creator>Aparajita Singh</dc:creator>
  <cp:keywords/>
  <dc:description/>
  <cp:lastModifiedBy>Subash Selvaraj</cp:lastModifiedBy>
  <cp:revision>3</cp:revision>
  <dcterms:created xsi:type="dcterms:W3CDTF">2023-08-03T06:34:00Z</dcterms:created>
  <dcterms:modified xsi:type="dcterms:W3CDTF">2023-08-22T11:47:00Z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0x010100D0EFC31586B7C5458A612EC245029122</vt:lpwstr>
  </property>
  <property fmtid="{D5CDD505-2E9C-101B-9397-08002B2CF9AE}" pid="3" name="GrammarlyDocumentId">
    <vt:lpwstr>94e84a706fce5a3dab3e62212b0c10b903cbd8a8e2bf80f920e51620fb80513b</vt:lpwstr>
  </property>
  <property fmtid="{D5CDD505-2E9C-101B-9397-08002B2CF9AE}" pid="4" name="MediaServiceImageTags">
    <vt:lpwstr/>
  </property>
</Properties>
</file>