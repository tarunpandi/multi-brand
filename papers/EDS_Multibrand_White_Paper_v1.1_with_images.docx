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rId58.png" ContentType="image/png"/>
  <Override PartName="/word/media/rId62.png" ContentType="image/png"/>
  <Override PartName="/word/media/rId54.png" ContentType="image/png"/>
  <Override PartName="/word/media/image6.png" ContentType="image/png"/>
  <Override PartName="/word/media/image8.png" ContentType="image/png"/>
  <Override PartName="/word/media/image1.png" ContentType="image/png"/>
  <Override PartName="/word/media/image2.emf" ContentType="image/x-emf"/>
  <Override PartName="/word/media/image3.png" ContentType="image/png"/>
  <Override PartName="/word/media/image4.png" ContentType="image/png"/>
  <Override PartName="/word/media/image5.png" ContentType="image/png"/>
  <Override PartName="/word/media/image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6" w:name="Xde9a6b4269c5fd6941cb8be6cc1faed6e42588b"/>
    <w:p>
      <w:pPr>
        <w:pStyle w:val="Heading1"/>
      </w:pPr>
      <w:r>
        <w:t xml:space="preserve">EDS Multibrand: A Comprehensive Multi-Brand Architecture for Adobe Experience Manager</w:t>
      </w:r>
    </w:p>
    <w:bookmarkStart w:id="40" w:name="table-of-contents"/>
    <w:p>
      <w:pPr>
        <w:pStyle w:val="Heading2"/>
      </w:pPr>
      <w:r>
        <w:t xml:space="preserve">Table of Contents</w:t>
      </w:r>
    </w:p>
    <w:p>
      <w:pPr>
        <w:pStyle w:val="Compact"/>
        <w:numPr>
          <w:ilvl w:val="0"/>
          <w:numId w:val="1001"/>
        </w:numPr>
      </w:pPr>
      <w:hyperlink w:anchor="Xde9a6b4269c5fd6941cb8be6cc1faed6e42588b">
        <w:r>
          <w:rPr>
            <w:rStyle w:val="Hyperlink"/>
          </w:rPr>
          <w:t xml:space="preserve">EDS Multibrand: A Comprehensive Multi-Brand Architecture for Adobe Experience Manager</w:t>
        </w:r>
      </w:hyperlink>
    </w:p>
    <w:p>
      <w:pPr>
        <w:pStyle w:val="Compact"/>
        <w:numPr>
          <w:ilvl w:val="1"/>
          <w:numId w:val="1002"/>
        </w:numPr>
      </w:pPr>
      <w:hyperlink w:anchor="table-of-contents">
        <w:r>
          <w:rPr>
            <w:rStyle w:val="Hyperlink"/>
          </w:rPr>
          <w:t xml:space="preserve">Table of Contents</w:t>
        </w:r>
      </w:hyperlink>
    </w:p>
    <w:p>
      <w:pPr>
        <w:pStyle w:val="Compact"/>
        <w:numPr>
          <w:ilvl w:val="1"/>
          <w:numId w:val="1002"/>
        </w:numPr>
      </w:pPr>
      <w:hyperlink w:anchor="Xe3d0fc0bea9a42ce7605565d0964033d7f6ee47">
        <w:r>
          <w:rPr>
            <w:rStyle w:val="Hyperlink"/>
          </w:rPr>
          <w:t xml:space="preserve">1. Introduction</w:t>
        </w:r>
      </w:hyperlink>
    </w:p>
    <w:p>
      <w:pPr>
        <w:pStyle w:val="Compact"/>
        <w:numPr>
          <w:ilvl w:val="2"/>
          <w:numId w:val="1003"/>
        </w:numPr>
      </w:pPr>
      <w:hyperlink w:anchor="X3cff7b089001a0e6ec89465adf67d9cc6ae80a2">
        <w:r>
          <w:rPr>
            <w:rStyle w:val="Hyperlink"/>
          </w:rPr>
          <w:t xml:space="preserve">1.1. Overview of the whitepaper</w:t>
        </w:r>
      </w:hyperlink>
    </w:p>
    <w:p>
      <w:pPr>
        <w:pStyle w:val="Compact"/>
        <w:numPr>
          <w:ilvl w:val="2"/>
          <w:numId w:val="1003"/>
        </w:numPr>
      </w:pPr>
      <w:hyperlink w:anchor="X62634d844b09dd45f75cd1daba7bad286270f2d">
        <w:r>
          <w:rPr>
            <w:rStyle w:val="Hyperlink"/>
          </w:rPr>
          <w:t xml:space="preserve">1.2. Purpose and objectives of the Multi-Brand Architecture</w:t>
        </w:r>
      </w:hyperlink>
    </w:p>
    <w:p>
      <w:pPr>
        <w:pStyle w:val="Compact"/>
        <w:numPr>
          <w:ilvl w:val="2"/>
          <w:numId w:val="1003"/>
        </w:numPr>
      </w:pPr>
      <w:hyperlink w:anchor="X0c32a18f0ba770589cac6f959323b5def99d310">
        <w:r>
          <w:rPr>
            <w:rStyle w:val="Hyperlink"/>
          </w:rPr>
          <w:t xml:space="preserve">1.3. Key Challenges Addressed</w:t>
        </w:r>
      </w:hyperlink>
    </w:p>
    <w:p>
      <w:pPr>
        <w:pStyle w:val="Compact"/>
        <w:numPr>
          <w:ilvl w:val="1"/>
          <w:numId w:val="1002"/>
        </w:numPr>
      </w:pPr>
      <w:hyperlink w:anchor="Xf1a5744a86f6fb438b0d4521756a4abf508d28a">
        <w:r>
          <w:rPr>
            <w:rStyle w:val="Hyperlink"/>
          </w:rPr>
          <w:t xml:space="preserve">2. Understanding Multi-Brand Architecture</w:t>
        </w:r>
      </w:hyperlink>
    </w:p>
    <w:p>
      <w:pPr>
        <w:pStyle w:val="Compact"/>
        <w:numPr>
          <w:ilvl w:val="2"/>
          <w:numId w:val="1004"/>
        </w:numPr>
      </w:pPr>
      <w:hyperlink w:anchor="Xcd4eb6f535e23c16a0e53914e88a486864aac75">
        <w:r>
          <w:rPr>
            <w:rStyle w:val="Hyperlink"/>
          </w:rPr>
          <w:t xml:space="preserve">2.1. Definition of Multi-Brand Architecture</w:t>
        </w:r>
      </w:hyperlink>
    </w:p>
    <w:p>
      <w:pPr>
        <w:pStyle w:val="Compact"/>
        <w:numPr>
          <w:ilvl w:val="2"/>
          <w:numId w:val="1004"/>
        </w:numPr>
      </w:pPr>
      <w:hyperlink w:anchor="Xe32fb7ba033da932a68ac67e676fe0f47e28324">
        <w:r>
          <w:rPr>
            <w:rStyle w:val="Hyperlink"/>
          </w:rPr>
          <w:t xml:space="preserve">2.2. Advantages of Multi-Brand Architecture</w:t>
        </w:r>
      </w:hyperlink>
    </w:p>
    <w:p>
      <w:pPr>
        <w:pStyle w:val="Compact"/>
        <w:numPr>
          <w:ilvl w:val="2"/>
          <w:numId w:val="1004"/>
        </w:numPr>
      </w:pPr>
      <w:hyperlink w:anchor="X51a1e6439f4dcd65612b8186858504c16206834">
        <w:r>
          <w:rPr>
            <w:rStyle w:val="Hyperlink"/>
          </w:rPr>
          <w:t xml:space="preserve">2.3. Key principles and components of Multi-Brand Architecture</w:t>
        </w:r>
      </w:hyperlink>
    </w:p>
    <w:p>
      <w:pPr>
        <w:pStyle w:val="Compact"/>
        <w:numPr>
          <w:ilvl w:val="2"/>
          <w:numId w:val="1004"/>
        </w:numPr>
      </w:pPr>
      <w:hyperlink w:anchor="X84dd6730b06efd12f33c9b79be772f87b1b5b09">
        <w:r>
          <w:rPr>
            <w:rStyle w:val="Hyperlink"/>
          </w:rPr>
          <w:t xml:space="preserve">2.4. How Multi-Brand Architecture overcomes challenges faced by traditional approaches</w:t>
        </w:r>
      </w:hyperlink>
    </w:p>
    <w:p>
      <w:pPr>
        <w:pStyle w:val="Compact"/>
        <w:numPr>
          <w:ilvl w:val="1"/>
          <w:numId w:val="1002"/>
        </w:numPr>
      </w:pPr>
      <w:hyperlink w:anchor="X0acfeb306f7f5b5be9607890ac8b54ac8cd1ca6">
        <w:r>
          <w:rPr>
            <w:rStyle w:val="Hyperlink"/>
          </w:rPr>
          <w:t xml:space="preserve">3. Business Case</w:t>
        </w:r>
      </w:hyperlink>
    </w:p>
    <w:p>
      <w:pPr>
        <w:pStyle w:val="Compact"/>
        <w:numPr>
          <w:ilvl w:val="2"/>
          <w:numId w:val="1005"/>
        </w:numPr>
      </w:pPr>
      <w:hyperlink w:anchor="X259c6b8a7ae843f01350bdb9e2e42d7569e453e">
        <w:r>
          <w:rPr>
            <w:rStyle w:val="Hyperlink"/>
          </w:rPr>
          <w:t xml:space="preserve">3.1. Problem Statement</w:t>
        </w:r>
      </w:hyperlink>
    </w:p>
    <w:p>
      <w:pPr>
        <w:pStyle w:val="Compact"/>
        <w:numPr>
          <w:ilvl w:val="2"/>
          <w:numId w:val="1005"/>
        </w:numPr>
      </w:pPr>
      <w:hyperlink w:anchor="X4e3a5a5bed687bfd11347a7c58d6bf51208a045">
        <w:r>
          <w:rPr>
            <w:rStyle w:val="Hyperlink"/>
          </w:rPr>
          <w:t xml:space="preserve">3.2. Proposed Solution</w:t>
        </w:r>
      </w:hyperlink>
    </w:p>
    <w:p>
      <w:pPr>
        <w:pStyle w:val="Compact"/>
        <w:numPr>
          <w:ilvl w:val="2"/>
          <w:numId w:val="1005"/>
        </w:numPr>
      </w:pPr>
      <w:hyperlink w:anchor="Xa32246a3d217b00e56f5d2890fc03dd4d2898cf">
        <w:r>
          <w:rPr>
            <w:rStyle w:val="Hyperlink"/>
          </w:rPr>
          <w:t xml:space="preserve">3.3. Benefits of the Proposed Solution</w:t>
        </w:r>
      </w:hyperlink>
    </w:p>
    <w:p>
      <w:pPr>
        <w:pStyle w:val="Compact"/>
        <w:numPr>
          <w:ilvl w:val="1"/>
          <w:numId w:val="1002"/>
        </w:numPr>
      </w:pPr>
      <w:hyperlink w:anchor="X07cd0d4f012576ab6eafdf0b51fc3e1f3c0c0df">
        <w:r>
          <w:rPr>
            <w:rStyle w:val="Hyperlink"/>
          </w:rPr>
          <w:t xml:space="preserve">4. Solution and Architecture</w:t>
        </w:r>
      </w:hyperlink>
    </w:p>
    <w:p>
      <w:pPr>
        <w:pStyle w:val="Compact"/>
        <w:numPr>
          <w:ilvl w:val="2"/>
          <w:numId w:val="1006"/>
        </w:numPr>
      </w:pPr>
      <w:hyperlink w:anchor="Xe4306fec7f06925f3fc15b3ea4fb196a3376912">
        <w:r>
          <w:rPr>
            <w:rStyle w:val="Hyperlink"/>
          </w:rPr>
          <w:t xml:space="preserve">4.1. Solution Architecture Diagram</w:t>
        </w:r>
      </w:hyperlink>
    </w:p>
    <w:p>
      <w:pPr>
        <w:pStyle w:val="Compact"/>
        <w:numPr>
          <w:ilvl w:val="2"/>
          <w:numId w:val="1006"/>
        </w:numPr>
      </w:pPr>
      <w:hyperlink w:anchor="X9437c98ba9417ce5738333da6b08d86dd8da043">
        <w:r>
          <w:rPr>
            <w:rStyle w:val="Hyperlink"/>
          </w:rPr>
          <w:t xml:space="preserve">4.2. Architecture Flow Diagram</w:t>
        </w:r>
      </w:hyperlink>
    </w:p>
    <w:p>
      <w:pPr>
        <w:pStyle w:val="Compact"/>
        <w:numPr>
          <w:ilvl w:val="2"/>
          <w:numId w:val="1006"/>
        </w:numPr>
      </w:pPr>
      <w:hyperlink w:anchor="X34314bea85d31095f50ee376ad55d2ff7b2408a">
        <w:r>
          <w:rPr>
            <w:rStyle w:val="Hyperlink"/>
          </w:rPr>
          <w:t xml:space="preserve">4.3. Component Hierarchy Diagram</w:t>
        </w:r>
      </w:hyperlink>
    </w:p>
    <w:p>
      <w:pPr>
        <w:pStyle w:val="Compact"/>
        <w:numPr>
          <w:ilvl w:val="2"/>
          <w:numId w:val="1006"/>
        </w:numPr>
      </w:pPr>
      <w:hyperlink w:anchor="X046c9e650413d9774b28ff53125adbb2c7d25db">
        <w:r>
          <w:rPr>
            <w:rStyle w:val="Hyperlink"/>
          </w:rPr>
          <w:t xml:space="preserve">4.4. Design System (Reusable Component Library)</w:t>
        </w:r>
      </w:hyperlink>
    </w:p>
    <w:p>
      <w:pPr>
        <w:pStyle w:val="Compact"/>
        <w:numPr>
          <w:ilvl w:val="2"/>
          <w:numId w:val="1006"/>
        </w:numPr>
      </w:pPr>
      <w:hyperlink w:anchor="X8af13f974d6627d0db7d8214b1723acc6980cb8">
        <w:r>
          <w:rPr>
            <w:rStyle w:val="Hyperlink"/>
          </w:rPr>
          <w:t xml:space="preserve">4.5. Multi-Brand Theme Management</w:t>
        </w:r>
      </w:hyperlink>
    </w:p>
    <w:p>
      <w:pPr>
        <w:pStyle w:val="Compact"/>
        <w:numPr>
          <w:ilvl w:val="2"/>
          <w:numId w:val="1006"/>
        </w:numPr>
      </w:pPr>
      <w:hyperlink w:anchor="X9067b585f3b87a204d7d4dc9a5496872e803f2d">
        <w:r>
          <w:rPr>
            <w:rStyle w:val="Hyperlink"/>
          </w:rPr>
          <w:t xml:space="preserve">4.6. CSS Generation and Optimization</w:t>
        </w:r>
      </w:hyperlink>
    </w:p>
    <w:p>
      <w:pPr>
        <w:pStyle w:val="Compact"/>
        <w:numPr>
          <w:ilvl w:val="2"/>
          <w:numId w:val="1006"/>
        </w:numPr>
      </w:pPr>
      <w:hyperlink w:anchor="X0609f59b3634a6f0dfa359db202d34874c2508a">
        <w:r>
          <w:rPr>
            <w:rStyle w:val="Hyperlink"/>
          </w:rPr>
          <w:t xml:space="preserve">4.7. Configuration Management</w:t>
        </w:r>
      </w:hyperlink>
    </w:p>
    <w:p>
      <w:pPr>
        <w:pStyle w:val="Compact"/>
        <w:numPr>
          <w:ilvl w:val="2"/>
          <w:numId w:val="1006"/>
        </w:numPr>
      </w:pPr>
      <w:hyperlink w:anchor="X775766415c39ddc92601fa8d7f0fd76d54f94be">
        <w:r>
          <w:rPr>
            <w:rStyle w:val="Hyperlink"/>
          </w:rPr>
          <w:t xml:space="preserve">4.8. Architectural Benefits</w:t>
        </w:r>
      </w:hyperlink>
    </w:p>
    <w:p>
      <w:pPr>
        <w:pStyle w:val="Compact"/>
        <w:numPr>
          <w:ilvl w:val="1"/>
          <w:numId w:val="1002"/>
        </w:numPr>
      </w:pPr>
      <w:hyperlink w:anchor="X46d7d1d5105128ac6809b89aa63ce48805167cf">
        <w:r>
          <w:rPr>
            <w:rStyle w:val="Hyperlink"/>
          </w:rPr>
          <w:t xml:space="preserve">5. Implementation</w:t>
        </w:r>
      </w:hyperlink>
    </w:p>
    <w:p>
      <w:pPr>
        <w:pStyle w:val="Compact"/>
        <w:numPr>
          <w:ilvl w:val="2"/>
          <w:numId w:val="1007"/>
        </w:numPr>
      </w:pPr>
      <w:hyperlink w:anchor="X4ed75a13ab4dc9c256b9615ddcd9568d92d2eb9">
        <w:r>
          <w:rPr>
            <w:rStyle w:val="Hyperlink"/>
          </w:rPr>
          <w:t xml:space="preserve">5.1. Code Repository Setup</w:t>
        </w:r>
      </w:hyperlink>
    </w:p>
    <w:p>
      <w:pPr>
        <w:pStyle w:val="Compact"/>
        <w:numPr>
          <w:ilvl w:val="2"/>
          <w:numId w:val="1007"/>
        </w:numPr>
      </w:pPr>
      <w:hyperlink w:anchor="X40efc9d47919cfca3c914a92f1c2d186ebd5dbd">
        <w:r>
          <w:rPr>
            <w:rStyle w:val="Hyperlink"/>
          </w:rPr>
          <w:t xml:space="preserve">5.2. Directory Structure</w:t>
        </w:r>
      </w:hyperlink>
    </w:p>
    <w:p>
      <w:pPr>
        <w:pStyle w:val="Compact"/>
        <w:numPr>
          <w:ilvl w:val="2"/>
          <w:numId w:val="1007"/>
        </w:numPr>
      </w:pPr>
      <w:hyperlink w:anchor="X82c6d6f2ed4cb8709032c95d681fcfa3cd0b84c">
        <w:r>
          <w:rPr>
            <w:rStyle w:val="Hyperlink"/>
          </w:rPr>
          <w:t xml:space="preserve">5.3. Development Workflow</w:t>
        </w:r>
      </w:hyperlink>
    </w:p>
    <w:p>
      <w:pPr>
        <w:pStyle w:val="Compact"/>
        <w:numPr>
          <w:ilvl w:val="2"/>
          <w:numId w:val="1007"/>
        </w:numPr>
      </w:pPr>
      <w:hyperlink w:anchor="X113a1d951411659295d88f096568c119db92c5d">
        <w:r>
          <w:rPr>
            <w:rStyle w:val="Hyperlink"/>
          </w:rPr>
          <w:t xml:space="preserve">5.4. Core Features</w:t>
        </w:r>
      </w:hyperlink>
    </w:p>
    <w:p>
      <w:pPr>
        <w:pStyle w:val="Compact"/>
        <w:numPr>
          <w:ilvl w:val="3"/>
          <w:numId w:val="1008"/>
        </w:numPr>
      </w:pPr>
      <w:hyperlink w:anchor="X29ec793cdd425327a223f8bdfb8e255fea3eba5">
        <w:r>
          <w:rPr>
            <w:rStyle w:val="Hyperlink"/>
          </w:rPr>
          <w:t xml:space="preserve">5.4.1. Multi-Brand Support</w:t>
        </w:r>
      </w:hyperlink>
    </w:p>
    <w:p>
      <w:pPr>
        <w:pStyle w:val="Compact"/>
        <w:numPr>
          <w:ilvl w:val="3"/>
          <w:numId w:val="1008"/>
        </w:numPr>
      </w:pPr>
      <w:hyperlink w:anchor="Xbb6874b129f965d7aff1706982296066ca8771e">
        <w:r>
          <w:rPr>
            <w:rStyle w:val="Hyperlink"/>
          </w:rPr>
          <w:t xml:space="preserve">5.4.2. Multi-Theme Support</w:t>
        </w:r>
      </w:hyperlink>
    </w:p>
    <w:p>
      <w:pPr>
        <w:pStyle w:val="Compact"/>
        <w:numPr>
          <w:ilvl w:val="3"/>
          <w:numId w:val="1008"/>
        </w:numPr>
      </w:pPr>
      <w:hyperlink w:anchor="X49bc9982ac5f02706ce6fff80b24eb4d4f4d958">
        <w:r>
          <w:rPr>
            <w:rStyle w:val="Hyperlink"/>
          </w:rPr>
          <w:t xml:space="preserve">5.4.3. Component Architecture</w:t>
        </w:r>
      </w:hyperlink>
    </w:p>
    <w:p>
      <w:pPr>
        <w:pStyle w:val="Compact"/>
        <w:numPr>
          <w:ilvl w:val="3"/>
          <w:numId w:val="1008"/>
        </w:numPr>
      </w:pPr>
      <w:hyperlink w:anchor="X6a053cf49b7038881187b35f4bf5332158cf3c6">
        <w:r>
          <w:rPr>
            <w:rStyle w:val="Hyperlink"/>
          </w:rPr>
          <w:t xml:space="preserve">5.4.4. Automated Build System</w:t>
        </w:r>
      </w:hyperlink>
    </w:p>
    <w:p>
      <w:pPr>
        <w:pStyle w:val="Compact"/>
        <w:numPr>
          <w:ilvl w:val="2"/>
          <w:numId w:val="1007"/>
        </w:numPr>
      </w:pPr>
      <w:hyperlink w:anchor="X99d4889597896d6ddba6e81c234dc5af417d991">
        <w:r>
          <w:rPr>
            <w:rStyle w:val="Hyperlink"/>
          </w:rPr>
          <w:t xml:space="preserve">5.5. CSS Combination Hierarchy</w:t>
        </w:r>
      </w:hyperlink>
    </w:p>
    <w:p>
      <w:pPr>
        <w:pStyle w:val="Compact"/>
        <w:numPr>
          <w:ilvl w:val="2"/>
          <w:numId w:val="1007"/>
        </w:numPr>
      </w:pPr>
      <w:hyperlink w:anchor="Xfc8067944d2ab4382c556489369bbfcf1bb01e4">
        <w:r>
          <w:rPr>
            <w:rStyle w:val="Hyperlink"/>
          </w:rPr>
          <w:t xml:space="preserve">5.6. Generated CSS Files</w:t>
        </w:r>
      </w:hyperlink>
    </w:p>
    <w:p>
      <w:pPr>
        <w:pStyle w:val="Compact"/>
        <w:numPr>
          <w:ilvl w:val="2"/>
          <w:numId w:val="1007"/>
        </w:numPr>
      </w:pPr>
      <w:hyperlink w:anchor="Xfc6aaf5fa5996887152eb532b037d55b045b761">
        <w:r>
          <w:rPr>
            <w:rStyle w:val="Hyperlink"/>
          </w:rPr>
          <w:t xml:space="preserve">5.7. JavaScript Architecture</w:t>
        </w:r>
      </w:hyperlink>
    </w:p>
    <w:p>
      <w:pPr>
        <w:pStyle w:val="Compact"/>
        <w:numPr>
          <w:ilvl w:val="2"/>
          <w:numId w:val="1007"/>
        </w:numPr>
      </w:pPr>
      <w:hyperlink w:anchor="Xc92c85e0c14bb7d31a89f06d40e14adfe17cb86">
        <w:r>
          <w:rPr>
            <w:rStyle w:val="Hyperlink"/>
          </w:rPr>
          <w:t xml:space="preserve">5.8. Configuration Management</w:t>
        </w:r>
      </w:hyperlink>
    </w:p>
    <w:p>
      <w:pPr>
        <w:pStyle w:val="Compact"/>
        <w:numPr>
          <w:ilvl w:val="2"/>
          <w:numId w:val="1007"/>
        </w:numPr>
      </w:pPr>
      <w:hyperlink w:anchor="X7e8147634a20d2db20d75a70ae2d763be3890b2">
        <w:r>
          <w:rPr>
            <w:rStyle w:val="Hyperlink"/>
          </w:rPr>
          <w:t xml:space="preserve">5.9. Development Tools and Automation</w:t>
        </w:r>
      </w:hyperlink>
    </w:p>
    <w:p>
      <w:pPr>
        <w:pStyle w:val="Compact"/>
        <w:numPr>
          <w:ilvl w:val="3"/>
          <w:numId w:val="1009"/>
        </w:numPr>
      </w:pPr>
      <w:hyperlink w:anchor="Xe61174bf1b853944366a59698b60198b5e187c2">
        <w:r>
          <w:rPr>
            <w:rStyle w:val="Hyperlink"/>
          </w:rPr>
          <w:t xml:space="preserve">5.9.1. Scaffold Commands</w:t>
        </w:r>
      </w:hyperlink>
    </w:p>
    <w:p>
      <w:pPr>
        <w:pStyle w:val="Compact"/>
        <w:numPr>
          <w:ilvl w:val="3"/>
          <w:numId w:val="1009"/>
        </w:numPr>
      </w:pPr>
      <w:hyperlink w:anchor="Xe76af1bf50f62d26b8518a535c35a03787db1d6">
        <w:r>
          <w:rPr>
            <w:rStyle w:val="Hyperlink"/>
          </w:rPr>
          <w:t xml:space="preserve">5.9.2. Verbose Logging</w:t>
        </w:r>
      </w:hyperlink>
    </w:p>
    <w:p>
      <w:pPr>
        <w:pStyle w:val="Compact"/>
        <w:numPr>
          <w:ilvl w:val="2"/>
          <w:numId w:val="1007"/>
        </w:numPr>
      </w:pPr>
      <w:hyperlink w:anchor="Xe55c718072a5fb1a23226a876532e902f42b700">
        <w:r>
          <w:rPr>
            <w:rStyle w:val="Hyperlink"/>
          </w:rPr>
          <w:t xml:space="preserve">5.10. Performance and Optimization</w:t>
        </w:r>
      </w:hyperlink>
    </w:p>
    <w:p>
      <w:pPr>
        <w:pStyle w:val="Compact"/>
        <w:numPr>
          <w:ilvl w:val="3"/>
          <w:numId w:val="1010"/>
        </w:numPr>
      </w:pPr>
      <w:hyperlink w:anchor="Xa8c38a1340786354473ca4ede24dd7b8fcb71da">
        <w:r>
          <w:rPr>
            <w:rStyle w:val="Hyperlink"/>
          </w:rPr>
          <w:t xml:space="preserve">5.10.1. CSS Optimization</w:t>
        </w:r>
      </w:hyperlink>
    </w:p>
    <w:p>
      <w:pPr>
        <w:pStyle w:val="Compact"/>
        <w:numPr>
          <w:ilvl w:val="3"/>
          <w:numId w:val="1010"/>
        </w:numPr>
      </w:pPr>
      <w:hyperlink w:anchor="X86c174c5f74a402d9a94d12f873abc9d1d9b47e">
        <w:r>
          <w:rPr>
            <w:rStyle w:val="Hyperlink"/>
          </w:rPr>
          <w:t xml:space="preserve">5.10.2. JavaScript Optimization</w:t>
        </w:r>
      </w:hyperlink>
    </w:p>
    <w:p>
      <w:pPr>
        <w:pStyle w:val="Compact"/>
        <w:numPr>
          <w:ilvl w:val="3"/>
          <w:numId w:val="1010"/>
        </w:numPr>
      </w:pPr>
      <w:hyperlink w:anchor="Xca905c5107086f758155d30dcc4f2b42161adbf">
        <w:r>
          <w:rPr>
            <w:rStyle w:val="Hyperlink"/>
          </w:rPr>
          <w:t xml:space="preserve">5.10.3. Build Performance</w:t>
        </w:r>
      </w:hyperlink>
    </w:p>
    <w:p>
      <w:pPr>
        <w:pStyle w:val="Compact"/>
        <w:numPr>
          <w:ilvl w:val="2"/>
          <w:numId w:val="1007"/>
        </w:numPr>
      </w:pPr>
      <w:hyperlink w:anchor="X6f3ddeaa7117006295e6a60adc4e3049af10241">
        <w:r>
          <w:rPr>
            <w:rStyle w:val="Hyperlink"/>
          </w:rPr>
          <w:t xml:space="preserve">5.11. Best Practices</w:t>
        </w:r>
      </w:hyperlink>
    </w:p>
    <w:p>
      <w:pPr>
        <w:pStyle w:val="Compact"/>
        <w:numPr>
          <w:ilvl w:val="3"/>
          <w:numId w:val="1011"/>
        </w:numPr>
      </w:pPr>
      <w:hyperlink w:anchor="X409a6eba0d0ad67f9f4357799604806400eae08">
        <w:r>
          <w:rPr>
            <w:rStyle w:val="Hyperlink"/>
          </w:rPr>
          <w:t xml:space="preserve">5.11.1. Brand Development</w:t>
        </w:r>
      </w:hyperlink>
    </w:p>
    <w:p>
      <w:pPr>
        <w:pStyle w:val="Compact"/>
        <w:numPr>
          <w:ilvl w:val="3"/>
          <w:numId w:val="1011"/>
        </w:numPr>
      </w:pPr>
      <w:hyperlink w:anchor="Xd784ad4c01c7bcf72593333c6ec4571704cc26b">
        <w:r>
          <w:rPr>
            <w:rStyle w:val="Hyperlink"/>
          </w:rPr>
          <w:t xml:space="preserve">5.11.2. Theme Development</w:t>
        </w:r>
      </w:hyperlink>
    </w:p>
    <w:p>
      <w:pPr>
        <w:pStyle w:val="Compact"/>
        <w:numPr>
          <w:ilvl w:val="3"/>
          <w:numId w:val="1011"/>
        </w:numPr>
      </w:pPr>
      <w:hyperlink w:anchor="X7d54561d8865127c10c36387b83afc2ffec734c">
        <w:r>
          <w:rPr>
            <w:rStyle w:val="Hyperlink"/>
          </w:rPr>
          <w:t xml:space="preserve">5.11.3. Component Development</w:t>
        </w:r>
      </w:hyperlink>
    </w:p>
    <w:p>
      <w:pPr>
        <w:pStyle w:val="Compact"/>
        <w:numPr>
          <w:ilvl w:val="3"/>
          <w:numId w:val="1011"/>
        </w:numPr>
      </w:pPr>
      <w:hyperlink w:anchor="Xbff94fc64cc106ad4459e30ebaeebb92b6abc04">
        <w:r>
          <w:rPr>
            <w:rStyle w:val="Hyperlink"/>
          </w:rPr>
          <w:t xml:space="preserve">5.11.4. Build and Deployment</w:t>
        </w:r>
      </w:hyperlink>
    </w:p>
    <w:p>
      <w:pPr>
        <w:pStyle w:val="Compact"/>
        <w:numPr>
          <w:ilvl w:val="2"/>
          <w:numId w:val="1007"/>
        </w:numPr>
      </w:pPr>
      <w:hyperlink w:anchor="X401a9076bb4ad430723d812c929c4470fa77bda">
        <w:r>
          <w:rPr>
            <w:rStyle w:val="Hyperlink"/>
          </w:rPr>
          <w:t xml:space="preserve">5.12. Use Cases and Benefits</w:t>
        </w:r>
      </w:hyperlink>
    </w:p>
    <w:p>
      <w:pPr>
        <w:pStyle w:val="Compact"/>
        <w:numPr>
          <w:ilvl w:val="3"/>
          <w:numId w:val="1012"/>
        </w:numPr>
      </w:pPr>
      <w:hyperlink w:anchor="X80cc2edd4583876b3c21bb2be27855e194a4f2c">
        <w:r>
          <w:rPr>
            <w:rStyle w:val="Hyperlink"/>
          </w:rPr>
          <w:t xml:space="preserve">5.12.1. Enterprise Organizations</w:t>
        </w:r>
      </w:hyperlink>
    </w:p>
    <w:p>
      <w:pPr>
        <w:pStyle w:val="Compact"/>
        <w:numPr>
          <w:ilvl w:val="3"/>
          <w:numId w:val="1012"/>
        </w:numPr>
      </w:pPr>
      <w:hyperlink w:anchor="X43c123fb72eb1f5ff4cde30391eaff2752d3944">
        <w:r>
          <w:rPr>
            <w:rStyle w:val="Hyperlink"/>
          </w:rPr>
          <w:t xml:space="preserve">5.12.2. Digital Agencies</w:t>
        </w:r>
      </w:hyperlink>
    </w:p>
    <w:p>
      <w:pPr>
        <w:pStyle w:val="Compact"/>
        <w:numPr>
          <w:ilvl w:val="2"/>
          <w:numId w:val="1007"/>
        </w:numPr>
      </w:pPr>
      <w:hyperlink w:anchor="Xb057e3b1d519de6f1f4bc1113921c02d73bfdf4">
        <w:r>
          <w:rPr>
            <w:rStyle w:val="Hyperlink"/>
          </w:rPr>
          <w:t xml:space="preserve">5.13. Scope for Optimization</w:t>
        </w:r>
      </w:hyperlink>
    </w:p>
    <w:p>
      <w:pPr>
        <w:pStyle w:val="Compact"/>
        <w:numPr>
          <w:ilvl w:val="1"/>
          <w:numId w:val="1002"/>
        </w:numPr>
      </w:pPr>
      <w:hyperlink w:anchor="Xe4e8a46f5ae1b492cf9c874880b0364fc235334">
        <w:r>
          <w:rPr>
            <w:rStyle w:val="Hyperlink"/>
          </w:rPr>
          <w:t xml:space="preserve">6. Future Considerations</w:t>
        </w:r>
      </w:hyperlink>
    </w:p>
    <w:p>
      <w:pPr>
        <w:pStyle w:val="Compact"/>
        <w:numPr>
          <w:ilvl w:val="2"/>
          <w:numId w:val="1013"/>
        </w:numPr>
      </w:pPr>
      <w:hyperlink w:anchor="Xbf8203606cabe28069d7747d6f2e1c43f9c2f07">
        <w:r>
          <w:rPr>
            <w:rStyle w:val="Hyperlink"/>
          </w:rPr>
          <w:t xml:space="preserve">6.1. Multi-Brand Architecture in Headless AEM</w:t>
        </w:r>
      </w:hyperlink>
    </w:p>
    <w:p>
      <w:pPr>
        <w:pStyle w:val="Compact"/>
        <w:numPr>
          <w:ilvl w:val="2"/>
          <w:numId w:val="1013"/>
        </w:numPr>
      </w:pPr>
      <w:hyperlink w:anchor="Xfbda3144200eca2aa1f5b40c3555b8f74f69c38">
        <w:r>
          <w:rPr>
            <w:rStyle w:val="Hyperlink"/>
          </w:rPr>
          <w:t xml:space="preserve">6.2. Advanced Theme Management</w:t>
        </w:r>
      </w:hyperlink>
    </w:p>
    <w:p>
      <w:pPr>
        <w:pStyle w:val="Compact"/>
        <w:numPr>
          <w:ilvl w:val="2"/>
          <w:numId w:val="1013"/>
        </w:numPr>
      </w:pPr>
      <w:hyperlink w:anchor="X1e704e189a2e1b6355417b022c04694b47a30fc">
        <w:r>
          <w:rPr>
            <w:rStyle w:val="Hyperlink"/>
          </w:rPr>
          <w:t xml:space="preserve">6.3. Performance Optimization Strategies</w:t>
        </w:r>
      </w:hyperlink>
    </w:p>
    <w:p>
      <w:pPr>
        <w:pStyle w:val="Compact"/>
        <w:numPr>
          <w:ilvl w:val="1"/>
          <w:numId w:val="1002"/>
        </w:numPr>
      </w:pPr>
      <w:hyperlink w:anchor="X5ad5eaf6d0c1ea78b88e71f1132e55733b7beb7">
        <w:r>
          <w:rPr>
            <w:rStyle w:val="Hyperlink"/>
          </w:rPr>
          <w:t xml:space="preserve">7. Conclusions</w:t>
        </w:r>
      </w:hyperlink>
    </w:p>
    <w:p>
      <w:pPr>
        <w:pStyle w:val="Compact"/>
        <w:numPr>
          <w:ilvl w:val="1"/>
          <w:numId w:val="1002"/>
        </w:numPr>
      </w:pPr>
      <w:hyperlink w:anchor="X0c74f34ac2724fa26d109a255c3196e5ad8e758">
        <w:r>
          <w:rPr>
            <w:rStyle w:val="Hyperlink"/>
          </w:rPr>
          <w:t xml:space="preserve">8. Resources</w:t>
        </w:r>
      </w:hyperlink>
    </w:p>
    <w:p>
      <w:pPr>
        <w:pStyle w:val="Compact"/>
        <w:numPr>
          <w:ilvl w:val="2"/>
          <w:numId w:val="1014"/>
        </w:numPr>
      </w:pPr>
      <w:hyperlink w:anchor="Xd9a658706500289855f5832b18618520e5de541">
        <w:r>
          <w:rPr>
            <w:rStyle w:val="Hyperlink"/>
          </w:rPr>
          <w:t xml:space="preserve">8.1. Documentation and Guides</w:t>
        </w:r>
      </w:hyperlink>
    </w:p>
    <w:p>
      <w:pPr>
        <w:pStyle w:val="Compact"/>
        <w:numPr>
          <w:ilvl w:val="2"/>
          <w:numId w:val="1014"/>
        </w:numPr>
      </w:pPr>
      <w:hyperlink w:anchor="X4e21562beb25558f2662a998631dfef9f26480c">
        <w:r>
          <w:rPr>
            <w:rStyle w:val="Hyperlink"/>
          </w:rPr>
          <w:t xml:space="preserve">8.2. Multi-Brand Architecture Resources</w:t>
        </w:r>
      </w:hyperlink>
    </w:p>
    <w:p>
      <w:pPr>
        <w:pStyle w:val="Compact"/>
        <w:numPr>
          <w:ilvl w:val="2"/>
          <w:numId w:val="1014"/>
        </w:numPr>
      </w:pPr>
      <w:hyperlink w:anchor="X39bd358abc00f47bfc50a14b2bf51c81ad148f0">
        <w:r>
          <w:rPr>
            <w:rStyle w:val="Hyperlink"/>
          </w:rPr>
          <w:t xml:space="preserve">8.3. Development Tools</w:t>
        </w:r>
      </w:hyperlink>
    </w:p>
    <w:p>
      <w:pPr>
        <w:pStyle w:val="Compact"/>
        <w:numPr>
          <w:ilvl w:val="2"/>
          <w:numId w:val="1014"/>
        </w:numPr>
      </w:pPr>
      <w:hyperlink w:anchor="X8e3ca34201e1a5c060c661a71c5a95a6ce10e0d">
        <w:r>
          <w:rPr>
            <w:rStyle w:val="Hyperlink"/>
          </w:rPr>
          <w:t xml:space="preserve">8.4. Best Practices and Standards</w:t>
        </w:r>
      </w:hyperlink>
    </w:p>
    <w:p>
      <w:r>
        <w:pict>
          <v:rect style="width:0;height:1.5pt" o:hralign="center" o:hrstd="t" o:hr="t"/>
        </w:pict>
      </w:r>
    </w:p>
    <w:bookmarkEnd w:id="40"/>
    <w:bookmarkStart w:id="44" w:name="introduction"/>
    <w:p>
      <w:pPr>
        <w:pStyle w:val="Heading2"/>
      </w:pPr>
      <w:r>
        <w:t xml:space="preserve">1. Introduction</w:t>
      </w:r>
    </w:p>
    <w:bookmarkStart w:id="41" w:name="overview-of-the-whitepaper"/>
    <w:p>
      <w:pPr>
        <w:pStyle w:val="Heading3"/>
      </w:pPr>
      <w:r>
        <w:t xml:space="preserve">1.1. Overview of the whitepaper</w:t>
      </w:r>
    </w:p>
    <w:p>
      <w:pPr>
        <w:pStyle w:val="FirstParagraph"/>
      </w:pPr>
      <w:r>
        <w:t xml:space="preserve">This whitepaper outlines the implementation of a Multi-Brand Architecture by leveraging Adobe Experience Manager (AEM) as a comprehensive platform for managing multiple brand experiences within a single project. By adopting this modern architectural approach, organizations can maintain distinct brand identities while sharing underlying functionality and components, resulting in improved development efficiency, brand design consistency, and operational scalability.</w:t>
      </w:r>
    </w:p>
    <w:p>
      <w:pPr>
        <w:pStyle w:val="BodyText"/>
      </w:pPr>
      <w:r>
        <w:t xml:space="preserve">EDS Multibrand is an innovative starter project that extends the Adobe AEM Boilerplate to provide comprehensive multi-brand support within a single AEM project.</w:t>
      </w:r>
    </w:p>
    <w:bookmarkEnd w:id="41"/>
    <w:bookmarkStart w:id="42" w:name="X5dceb4672f9e68d7e74948bf0cb9fc70bd47eae"/>
    <w:p>
      <w:pPr>
        <w:pStyle w:val="Heading3"/>
      </w:pPr>
      <w:r>
        <w:t xml:space="preserve">1.2. Purpose and objectives of the Multi-Brand Architecture</w:t>
      </w:r>
    </w:p>
    <w:p>
      <w:pPr>
        <w:pStyle w:val="FirstParagraph"/>
      </w:pPr>
      <w:r>
        <w:t xml:space="preserve">The primary purpose of implementing a Multi-Brand Architecture is to create a unified, flexible, and scalable system that enables organizations to manage multiple brand experiences efficiently while maintaining code reusability and design consistency. The objectives include:</w:t>
      </w:r>
    </w:p>
    <w:p>
      <w:pPr>
        <w:numPr>
          <w:ilvl w:val="0"/>
          <w:numId w:val="1015"/>
        </w:numPr>
      </w:pPr>
      <w:r>
        <w:rPr>
          <w:b/>
          <w:bCs/>
        </w:rPr>
        <w:t xml:space="preserve">Centralized Management</w:t>
      </w:r>
      <w:r>
        <w:t xml:space="preserve">: Streamline the management of multiple brands within a single codebase</w:t>
      </w:r>
    </w:p>
    <w:p>
      <w:pPr>
        <w:numPr>
          <w:ilvl w:val="0"/>
          <w:numId w:val="1015"/>
        </w:numPr>
      </w:pPr>
      <w:r>
        <w:rPr>
          <w:b/>
          <w:bCs/>
        </w:rPr>
        <w:t xml:space="preserve">Brand Consistency</w:t>
      </w:r>
      <w:r>
        <w:t xml:space="preserve">: Ensure consistent design systems and user experiences across all brands</w:t>
      </w:r>
    </w:p>
    <w:p>
      <w:pPr>
        <w:numPr>
          <w:ilvl w:val="0"/>
          <w:numId w:val="1015"/>
        </w:numPr>
      </w:pPr>
      <w:r>
        <w:rPr>
          <w:b/>
          <w:bCs/>
        </w:rPr>
        <w:t xml:space="preserve">Development Efficiency</w:t>
      </w:r>
      <w:r>
        <w:t xml:space="preserve">: Reduce development time through shared components and automated processes</w:t>
      </w:r>
    </w:p>
    <w:p>
      <w:pPr>
        <w:numPr>
          <w:ilvl w:val="0"/>
          <w:numId w:val="1015"/>
        </w:numPr>
      </w:pPr>
      <w:r>
        <w:rPr>
          <w:b/>
          <w:bCs/>
        </w:rPr>
        <w:t xml:space="preserve">Operational Scalability</w:t>
      </w:r>
      <w:r>
        <w:t xml:space="preserve">: Support unlimited brands and themes without performance degradation</w:t>
      </w:r>
    </w:p>
    <w:p>
      <w:pPr>
        <w:numPr>
          <w:ilvl w:val="0"/>
          <w:numId w:val="1015"/>
        </w:numPr>
      </w:pPr>
      <w:r>
        <w:rPr>
          <w:b/>
          <w:bCs/>
        </w:rPr>
        <w:t xml:space="preserve">Cost Optimization</w:t>
      </w:r>
      <w:r>
        <w:t xml:space="preserve">: Minimize development and maintenance costs through code reuse</w:t>
      </w:r>
    </w:p>
    <w:bookmarkEnd w:id="42"/>
    <w:bookmarkStart w:id="43" w:name="key-challenges-addressed"/>
    <w:p>
      <w:pPr>
        <w:pStyle w:val="Heading3"/>
      </w:pPr>
      <w:r>
        <w:t xml:space="preserve">1.3. Key Challenges Addressed</w:t>
      </w:r>
    </w:p>
    <w:p>
      <w:pPr>
        <w:numPr>
          <w:ilvl w:val="0"/>
          <w:numId w:val="1016"/>
        </w:numPr>
      </w:pPr>
      <w:r>
        <w:rPr>
          <w:b/>
          <w:bCs/>
        </w:rPr>
        <w:t xml:space="preserve">Brand Consistency</w:t>
      </w:r>
      <w:r>
        <w:t xml:space="preserve">: Maintaining consistent design systems across multiple brands</w:t>
      </w:r>
    </w:p>
    <w:p>
      <w:pPr>
        <w:numPr>
          <w:ilvl w:val="0"/>
          <w:numId w:val="1016"/>
        </w:numPr>
      </w:pPr>
      <w:r>
        <w:rPr>
          <w:b/>
          <w:bCs/>
        </w:rPr>
        <w:t xml:space="preserve">Code Efficiency</w:t>
      </w:r>
      <w:r>
        <w:t xml:space="preserve">: Avoiding code duplication while supporting brand-specific customizations</w:t>
      </w:r>
    </w:p>
    <w:p>
      <w:pPr>
        <w:numPr>
          <w:ilvl w:val="0"/>
          <w:numId w:val="1016"/>
        </w:numPr>
      </w:pPr>
      <w:r>
        <w:rPr>
          <w:b/>
          <w:bCs/>
        </w:rPr>
        <w:t xml:space="preserve">Scalability</w:t>
      </w:r>
      <w:r>
        <w:t xml:space="preserve">: Supporting unlimited brands and themes without performance degradation</w:t>
      </w:r>
    </w:p>
    <w:p>
      <w:pPr>
        <w:numPr>
          <w:ilvl w:val="0"/>
          <w:numId w:val="1016"/>
        </w:numPr>
      </w:pPr>
      <w:r>
        <w:rPr>
          <w:b/>
          <w:bCs/>
        </w:rPr>
        <w:t xml:space="preserve">Maintainability</w:t>
      </w:r>
      <w:r>
        <w:t xml:space="preserve">: Centralized management of shared components and styles</w:t>
      </w:r>
    </w:p>
    <w:p>
      <w:pPr>
        <w:numPr>
          <w:ilvl w:val="0"/>
          <w:numId w:val="1016"/>
        </w:numPr>
      </w:pPr>
      <w:r>
        <w:rPr>
          <w:b/>
          <w:bCs/>
        </w:rPr>
        <w:t xml:space="preserve">Development Velocity</w:t>
      </w:r>
      <w:r>
        <w:t xml:space="preserve">: Rapid brand creation and deployment capabilities</w:t>
      </w:r>
    </w:p>
    <w:bookmarkEnd w:id="43"/>
    <w:bookmarkEnd w:id="44"/>
    <w:bookmarkStart w:id="49" w:name="understanding-multi-brand-architecture"/>
    <w:p>
      <w:pPr>
        <w:pStyle w:val="Heading2"/>
      </w:pPr>
      <w:r>
        <w:t xml:space="preserve">2. Understanding Multi-Brand Architecture</w:t>
      </w:r>
    </w:p>
    <w:bookmarkStart w:id="45" w:name="definition-of-multi-brand-architecture"/>
    <w:p>
      <w:pPr>
        <w:pStyle w:val="Heading3"/>
      </w:pPr>
      <w:r>
        <w:t xml:space="preserve">2.1. Definition of Multi-Brand Architecture</w:t>
      </w:r>
    </w:p>
    <w:p>
      <w:pPr>
        <w:pStyle w:val="FirstParagraph"/>
      </w:pPr>
      <w:r>
        <w:t xml:space="preserve">Multi-Brand Architecture is an architectural approach that enables organizations to manage multiple brand experiences within a single application framework. It involves creating a layered system where base components and styles are shared across all brands, while brand-specific customizations and themes are applied through a sophisticated override system. This architecture allows for independent brand development while maintaining a unified codebase.</w:t>
      </w:r>
    </w:p>
    <w:bookmarkEnd w:id="45"/>
    <w:bookmarkStart w:id="46" w:name="advantages-of-multi-brand-architecture"/>
    <w:p>
      <w:pPr>
        <w:pStyle w:val="Heading3"/>
      </w:pPr>
      <w:r>
        <w:t xml:space="preserve">2.2. Advantages of Multi-Brand Architecture</w:t>
      </w:r>
    </w:p>
    <w:p>
      <w:pPr>
        <w:numPr>
          <w:ilvl w:val="0"/>
          <w:numId w:val="1017"/>
        </w:numPr>
      </w:pPr>
      <w:r>
        <w:rPr>
          <w:b/>
          <w:bCs/>
        </w:rPr>
        <w:t xml:space="preserve">Flexibility</w:t>
      </w:r>
      <w:r>
        <w:t xml:space="preserve">: Multi-Brand Architecture empowers teams to work independently on different brands while maintaining consistency through shared components and design systems.</w:t>
      </w:r>
    </w:p>
    <w:p>
      <w:pPr>
        <w:numPr>
          <w:ilvl w:val="0"/>
          <w:numId w:val="1017"/>
        </w:numPr>
      </w:pPr>
      <w:r>
        <w:rPr>
          <w:b/>
          <w:bCs/>
        </w:rPr>
        <w:t xml:space="preserve">Brand Consistency</w:t>
      </w:r>
      <w:r>
        <w:t xml:space="preserve">: Centralized design system ensures consistent user experiences across all brands, maintaining brand integrity and customer trust.</w:t>
      </w:r>
    </w:p>
    <w:p>
      <w:pPr>
        <w:numPr>
          <w:ilvl w:val="0"/>
          <w:numId w:val="1017"/>
        </w:numPr>
      </w:pPr>
      <w:r>
        <w:rPr>
          <w:b/>
          <w:bCs/>
        </w:rPr>
        <w:t xml:space="preserve">Scalability</w:t>
      </w:r>
      <w:r>
        <w:t xml:space="preserve">: Support for unlimited brands and themes without performance degradation, enabling organizations to expand their brand portfolio efficiently.</w:t>
      </w:r>
    </w:p>
    <w:p>
      <w:pPr>
        <w:numPr>
          <w:ilvl w:val="0"/>
          <w:numId w:val="1017"/>
        </w:numPr>
      </w:pPr>
      <w:r>
        <w:rPr>
          <w:b/>
          <w:bCs/>
        </w:rPr>
        <w:t xml:space="preserve">Faster Development</w:t>
      </w:r>
      <w:r>
        <w:t xml:space="preserve">: Shared components and automated build processes enable parallel development, reducing time-to-market for new brands and features.</w:t>
      </w:r>
    </w:p>
    <w:p>
      <w:pPr>
        <w:numPr>
          <w:ilvl w:val="0"/>
          <w:numId w:val="1017"/>
        </w:numPr>
      </w:pPr>
      <w:r>
        <w:rPr>
          <w:b/>
          <w:bCs/>
        </w:rPr>
        <w:t xml:space="preserve">Enhanced User Experience</w:t>
      </w:r>
      <w:r>
        <w:t xml:space="preserve">: Multi-Brand Architecture enables personalized brand experiences while maintaining performance and reliability across all touchpoints.</w:t>
      </w:r>
    </w:p>
    <w:p>
      <w:pPr>
        <w:numPr>
          <w:ilvl w:val="0"/>
          <w:numId w:val="1017"/>
        </w:numPr>
      </w:pPr>
      <w:r>
        <w:rPr>
          <w:b/>
          <w:bCs/>
        </w:rPr>
        <w:t xml:space="preserve">Modularity</w:t>
      </w:r>
      <w:r>
        <w:t xml:space="preserve">: The layered approach makes it easier to add, update, or remove brands without affecting the entire system.</w:t>
      </w:r>
    </w:p>
    <w:p>
      <w:pPr>
        <w:numPr>
          <w:ilvl w:val="0"/>
          <w:numId w:val="1017"/>
        </w:numPr>
      </w:pPr>
      <w:r>
        <w:rPr>
          <w:b/>
          <w:bCs/>
        </w:rPr>
        <w:t xml:space="preserve">Future-proofing</w:t>
      </w:r>
      <w:r>
        <w:t xml:space="preserve">: The architecture’s flexibility ensures adaptability to emerging technologies and new brand requirements.</w:t>
      </w:r>
    </w:p>
    <w:p>
      <w:pPr>
        <w:numPr>
          <w:ilvl w:val="0"/>
          <w:numId w:val="1017"/>
        </w:numPr>
      </w:pPr>
      <w:r>
        <w:rPr>
          <w:b/>
          <w:bCs/>
        </w:rPr>
        <w:t xml:space="preserve">Improved Performance</w:t>
      </w:r>
      <w:r>
        <w:t xml:space="preserve">: Optimized CSS generation and loading strategies deliver content faster and reduce latency.</w:t>
      </w:r>
    </w:p>
    <w:p>
      <w:pPr>
        <w:numPr>
          <w:ilvl w:val="0"/>
          <w:numId w:val="1017"/>
        </w:numPr>
      </w:pPr>
      <w:r>
        <w:rPr>
          <w:b/>
          <w:bCs/>
        </w:rPr>
        <w:t xml:space="preserve">Easier Maintenance</w:t>
      </w:r>
      <w:r>
        <w:t xml:space="preserve">: Separation of concerns allows for easier debugging, monitoring, and maintenance of individual brands.</w:t>
      </w:r>
    </w:p>
    <w:p>
      <w:pPr>
        <w:numPr>
          <w:ilvl w:val="0"/>
          <w:numId w:val="1017"/>
        </w:numPr>
      </w:pPr>
      <w:r>
        <w:rPr>
          <w:b/>
          <w:bCs/>
        </w:rPr>
        <w:t xml:space="preserve">Cost Efficiency</w:t>
      </w:r>
      <w:r>
        <w:t xml:space="preserve">: Code reuse and shared infrastructure contribute to significant cost savings in development and maintenance.</w:t>
      </w:r>
    </w:p>
    <w:p>
      <w:pPr>
        <w:numPr>
          <w:ilvl w:val="0"/>
          <w:numId w:val="1017"/>
        </w:numPr>
      </w:pPr>
      <w:r>
        <w:rPr>
          <w:b/>
          <w:bCs/>
        </w:rPr>
        <w:t xml:space="preserve">Cross-Team Collaboration</w:t>
      </w:r>
      <w:r>
        <w:t xml:space="preserve">: Multi-Brand Architecture encourages cross-functional teams to focus on specialized areas while maintaining consistency.</w:t>
      </w:r>
    </w:p>
    <w:p>
      <w:pPr>
        <w:numPr>
          <w:ilvl w:val="0"/>
          <w:numId w:val="1017"/>
        </w:numPr>
      </w:pPr>
      <w:r>
        <w:rPr>
          <w:b/>
          <w:bCs/>
        </w:rPr>
        <w:t xml:space="preserve">Service Reusability</w:t>
      </w:r>
      <w:r>
        <w:t xml:space="preserve">: Shared components and utilities promote reuse across multiple brands, reducing redundant development efforts.</w:t>
      </w:r>
    </w:p>
    <w:bookmarkEnd w:id="46"/>
    <w:bookmarkStart w:id="47" w:name="X41e4dadfff4407741a7d683c23b9109f39754f7"/>
    <w:p>
      <w:pPr>
        <w:pStyle w:val="Heading3"/>
      </w:pPr>
      <w:r>
        <w:t xml:space="preserve">2.3. Key principles and components of Multi-Brand Architecture</w:t>
      </w:r>
    </w:p>
    <w:p>
      <w:pPr>
        <w:numPr>
          <w:ilvl w:val="0"/>
          <w:numId w:val="1018"/>
        </w:numPr>
      </w:pPr>
      <w:r>
        <w:rPr>
          <w:b/>
          <w:bCs/>
        </w:rPr>
        <w:t xml:space="preserve">Layered Architecture</w:t>
      </w:r>
      <w:r>
        <w:t xml:space="preserve">: Base layer (shared components), brand layer (brand-specific customizations), and theme layer (visual variations)</w:t>
      </w:r>
    </w:p>
    <w:p>
      <w:pPr>
        <w:numPr>
          <w:ilvl w:val="0"/>
          <w:numId w:val="1018"/>
        </w:numPr>
      </w:pPr>
      <w:r>
        <w:rPr>
          <w:b/>
          <w:bCs/>
        </w:rPr>
        <w:t xml:space="preserve">Component Isolation</w:t>
      </w:r>
      <w:r>
        <w:t xml:space="preserve">: Ensuring brand-specific components operate independently without interference</w:t>
      </w:r>
    </w:p>
    <w:p>
      <w:pPr>
        <w:numPr>
          <w:ilvl w:val="0"/>
          <w:numId w:val="1018"/>
        </w:numPr>
      </w:pPr>
      <w:r>
        <w:rPr>
          <w:b/>
          <w:bCs/>
        </w:rPr>
        <w:t xml:space="preserve">CSS Hierarchy</w:t>
      </w:r>
      <w:r>
        <w:t xml:space="preserve">: Sophisticated CSS combination process that merges base, brand, and theme styles</w:t>
      </w:r>
    </w:p>
    <w:p>
      <w:pPr>
        <w:numPr>
          <w:ilvl w:val="0"/>
          <w:numId w:val="1018"/>
        </w:numPr>
      </w:pPr>
      <w:r>
        <w:rPr>
          <w:b/>
          <w:bCs/>
        </w:rPr>
        <w:t xml:space="preserve">Configuration Management</w:t>
      </w:r>
      <w:r>
        <w:t xml:space="preserve">: Centralized configuration system for managing brands and themes</w:t>
      </w:r>
    </w:p>
    <w:p>
      <w:pPr>
        <w:numPr>
          <w:ilvl w:val="0"/>
          <w:numId w:val="1018"/>
        </w:numPr>
      </w:pPr>
      <w:r>
        <w:rPr>
          <w:b/>
          <w:bCs/>
        </w:rPr>
        <w:t xml:space="preserve">Automated Build System</w:t>
      </w:r>
      <w:r>
        <w:t xml:space="preserve">: Automated CSS generation and optimization processes</w:t>
      </w:r>
    </w:p>
    <w:bookmarkEnd w:id="47"/>
    <w:bookmarkStart w:id="48" w:name="X84157dbd936ec4c6b5071200f66942e0fe95031"/>
    <w:p>
      <w:pPr>
        <w:pStyle w:val="Heading3"/>
      </w:pPr>
      <w:r>
        <w:t xml:space="preserve">2.4. How Multi-Brand Architecture overcomes challenges faced by traditional approaches</w:t>
      </w:r>
    </w:p>
    <w:p>
      <w:pPr>
        <w:pStyle w:val="FirstParagraph"/>
      </w:pPr>
      <w:r>
        <w:t xml:space="preserve">Multi-Brand Architecture addresses the limitations of traditional approaches, such as code duplication, inconsistent user experiences, and inefficient resource utilization. It enables a more agile development approach, promotes team autonomy, and fosters continuous deployment, resulting in improved brand management and customer experience.</w:t>
      </w:r>
    </w:p>
    <w:bookmarkEnd w:id="48"/>
    <w:bookmarkEnd w:id="49"/>
    <w:bookmarkStart w:id="53" w:name="business-case"/>
    <w:p>
      <w:pPr>
        <w:pStyle w:val="Heading2"/>
      </w:pPr>
      <w:r>
        <w:t xml:space="preserve">3. Business Case</w:t>
      </w:r>
    </w:p>
    <w:bookmarkStart w:id="50" w:name="problem-statement"/>
    <w:p>
      <w:pPr>
        <w:pStyle w:val="Heading3"/>
      </w:pPr>
      <w:r>
        <w:t xml:space="preserve">3.1. Problem Statement</w:t>
      </w:r>
    </w:p>
    <w:p>
      <w:pPr>
        <w:pStyle w:val="FirstParagraph"/>
      </w:pPr>
      <w:r>
        <w:rPr>
          <w:b/>
          <w:bCs/>
        </w:rPr>
        <w:t xml:space="preserve">Large-scale organizations with multiple brands</w:t>
      </w:r>
      <w:r>
        <w:t xml:space="preserve"> </w:t>
      </w:r>
      <w:r>
        <w:t xml:space="preserve">face significant challenges in maintaining brand consistency, managing development resources efficiently, and adapting to market demands across their brand portfolio. Traditional approaches often result in code duplication, inconsistent user experiences, increased development costs, and longer time-to-market for new brands. This whitepaper presents a solution that enables dynamic brand management, scalable development processes, and seamless integration across multiple brand experiences.</w:t>
      </w:r>
    </w:p>
    <w:bookmarkEnd w:id="50"/>
    <w:bookmarkStart w:id="51" w:name="proposed-solution"/>
    <w:p>
      <w:pPr>
        <w:pStyle w:val="Heading3"/>
      </w:pPr>
      <w:r>
        <w:t xml:space="preserve">3.2. Proposed Solution</w:t>
      </w:r>
    </w:p>
    <w:p>
      <w:pPr>
        <w:pStyle w:val="FirstParagraph"/>
      </w:pPr>
      <w:r>
        <w:t xml:space="preserve">To address the challenges faced by organizations managing multiple brands, the proposed solution is to implement a Multi-Brand Architecture utilizing Adobe Experience Manager (AEM) as the foundation platform. This architecture ensures that brand experiences remain completely decoupled from shared functionality, enabling independent brand development while maintaining consistency through shared components and design systems.</w:t>
      </w:r>
    </w:p>
    <w:bookmarkEnd w:id="51"/>
    <w:bookmarkStart w:id="52" w:name="benefits-of-the-proposed-solution"/>
    <w:p>
      <w:pPr>
        <w:pStyle w:val="Heading3"/>
      </w:pPr>
      <w:r>
        <w:t xml:space="preserve">3.3. Benefits of the Proposed Solution</w:t>
      </w:r>
    </w:p>
    <w:p>
      <w:pPr>
        <w:numPr>
          <w:ilvl w:val="0"/>
          <w:numId w:val="1019"/>
        </w:numPr>
      </w:pPr>
      <w:r>
        <w:rPr>
          <w:b/>
          <w:bCs/>
        </w:rPr>
        <w:t xml:space="preserve">Dynamic Brand Management with AEM</w:t>
      </w:r>
      <w:r>
        <w:t xml:space="preserve">: Utilizing AEM as a multi-brand platform allows organizations to manage brand-specific content, themes, and configurations in real-time without the need for redeployment. This enables personalized brand experiences and rapid brand updates.</w:t>
      </w:r>
    </w:p>
    <w:p>
      <w:pPr>
        <w:numPr>
          <w:ilvl w:val="0"/>
          <w:numId w:val="1019"/>
        </w:numPr>
      </w:pPr>
      <w:r>
        <w:rPr>
          <w:b/>
          <w:bCs/>
        </w:rPr>
        <w:t xml:space="preserve">Scalability and Reusability with Multi-Brand Architecture</w:t>
      </w:r>
      <w:r>
        <w:t xml:space="preserve">: The adoption of Multi-Brand Architecture promotes reusability of components across multiple brands, ensuring consistent user experiences while reducing development effort and maintenance costs.</w:t>
      </w:r>
    </w:p>
    <w:p>
      <w:pPr>
        <w:numPr>
          <w:ilvl w:val="0"/>
          <w:numId w:val="1019"/>
        </w:numPr>
      </w:pPr>
      <w:r>
        <w:rPr>
          <w:b/>
          <w:bCs/>
        </w:rPr>
        <w:t xml:space="preserve">Faster Brand Development and Deployment</w:t>
      </w:r>
      <w:r>
        <w:t xml:space="preserve">: Independent brand development enables faster development cycles, and updates to one brand do not require redeployment of the entire system, streamlining the release process.</w:t>
      </w:r>
    </w:p>
    <w:p>
      <w:pPr>
        <w:numPr>
          <w:ilvl w:val="0"/>
          <w:numId w:val="1019"/>
        </w:numPr>
      </w:pPr>
      <w:r>
        <w:rPr>
          <w:b/>
          <w:bCs/>
        </w:rPr>
        <w:t xml:space="preserve">Enhanced Brand Experience</w:t>
      </w:r>
      <w:r>
        <w:t xml:space="preserve">: The integration of AEM with Multi-Brand Architecture ensures personalized brand experiences, leading to improved customer satisfaction and brand loyalty.</w:t>
      </w:r>
    </w:p>
    <w:p>
      <w:pPr>
        <w:numPr>
          <w:ilvl w:val="0"/>
          <w:numId w:val="1019"/>
        </w:numPr>
      </w:pPr>
      <w:r>
        <w:rPr>
          <w:b/>
          <w:bCs/>
        </w:rPr>
        <w:t xml:space="preserve">Cost Optimization</w:t>
      </w:r>
      <w:r>
        <w:t xml:space="preserve">: Shared infrastructure and components significantly reduce development and maintenance costs while improving resource utilization.</w:t>
      </w:r>
    </w:p>
    <w:bookmarkEnd w:id="52"/>
    <w:bookmarkEnd w:id="53"/>
    <w:bookmarkStart w:id="71" w:name="solution-and-architecture"/>
    <w:p>
      <w:pPr>
        <w:pStyle w:val="Heading2"/>
      </w:pPr>
      <w:r>
        <w:t xml:space="preserve">4. Solution and Architecture</w:t>
      </w:r>
    </w:p>
    <w:bookmarkStart w:id="57" w:name="solution-architecture-diagram"/>
    <w:p>
      <w:pPr>
        <w:pStyle w:val="Heading3"/>
      </w:pPr>
      <w:r>
        <w:t xml:space="preserve">4.1. Solution Architecture Diagram</w:t>
      </w:r>
    </w:p>
    <w:p>
      <w:pPr>
        <w:pStyle w:val="CaptionedFigure"/>
      </w:pPr>
      <w:r>
        <w:drawing>
          <wp:inline>
            <wp:extent cx="5727700" cy="2995353"/>
            <wp:effectExtent b="0" l="0" r="0" t="0"/>
            <wp:docPr descr="Solution Architecture" title="" id="55" name="Picture"/>
            <a:graphic>
              <a:graphicData uri="http://schemas.openxmlformats.org/drawingml/2006/picture">
                <pic:pic>
                  <pic:nvPicPr>
                    <pic:cNvPr descr="mermaid-images/solution-architecture.png" id="56" name="Picture"/>
                    <pic:cNvPicPr>
                      <a:picLocks noChangeArrowheads="1" noChangeAspect="1"/>
                    </pic:cNvPicPr>
                  </pic:nvPicPr>
                  <pic:blipFill>
                    <a:blip r:embed="rId54"/>
                    <a:stretch>
                      <a:fillRect/>
                    </a:stretch>
                  </pic:blipFill>
                  <pic:spPr bwMode="auto">
                    <a:xfrm>
                      <a:off x="0" y="0"/>
                      <a:ext cx="5727700" cy="2995353"/>
                    </a:xfrm>
                    <a:prstGeom prst="rect">
                      <a:avLst/>
                    </a:prstGeom>
                    <a:noFill/>
                    <a:ln w="9525">
                      <a:noFill/>
                      <a:headEnd/>
                      <a:tailEnd/>
                    </a:ln>
                  </pic:spPr>
                </pic:pic>
              </a:graphicData>
            </a:graphic>
          </wp:inline>
        </w:drawing>
      </w:r>
    </w:p>
    <w:p>
      <w:pPr>
        <w:pStyle w:val="ImageCaption"/>
      </w:pPr>
      <w:r>
        <w:t xml:space="preserve">Solution Architecture</w:t>
      </w:r>
    </w:p>
    <w:bookmarkEnd w:id="57"/>
    <w:bookmarkStart w:id="61" w:name="architecture-flow-diagram"/>
    <w:p>
      <w:pPr>
        <w:pStyle w:val="Heading3"/>
      </w:pPr>
      <w:r>
        <w:t xml:space="preserve">4.2. Architecture Flow Diagram</w:t>
      </w:r>
    </w:p>
    <w:p>
      <w:pPr>
        <w:pStyle w:val="CaptionedFigure"/>
      </w:pPr>
      <w:r>
        <w:drawing>
          <wp:inline>
            <wp:extent cx="5727700" cy="7736778"/>
            <wp:effectExtent b="0" l="0" r="0" t="0"/>
            <wp:docPr descr="Architecture Flow" title="" id="59" name="Picture"/>
            <a:graphic>
              <a:graphicData uri="http://schemas.openxmlformats.org/drawingml/2006/picture">
                <pic:pic>
                  <pic:nvPicPr>
                    <pic:cNvPr descr="mermaid-images/architecture-flow.png" id="60" name="Picture"/>
                    <pic:cNvPicPr>
                      <a:picLocks noChangeArrowheads="1" noChangeAspect="1"/>
                    </pic:cNvPicPr>
                  </pic:nvPicPr>
                  <pic:blipFill>
                    <a:blip r:embed="rId58"/>
                    <a:stretch>
                      <a:fillRect/>
                    </a:stretch>
                  </pic:blipFill>
                  <pic:spPr bwMode="auto">
                    <a:xfrm>
                      <a:off x="0" y="0"/>
                      <a:ext cx="5727700" cy="7736778"/>
                    </a:xfrm>
                    <a:prstGeom prst="rect">
                      <a:avLst/>
                    </a:prstGeom>
                    <a:noFill/>
                    <a:ln w="9525">
                      <a:noFill/>
                      <a:headEnd/>
                      <a:tailEnd/>
                    </a:ln>
                  </pic:spPr>
                </pic:pic>
              </a:graphicData>
            </a:graphic>
          </wp:inline>
        </w:drawing>
      </w:r>
    </w:p>
    <w:p>
      <w:pPr>
        <w:pStyle w:val="ImageCaption"/>
      </w:pPr>
      <w:r>
        <w:t xml:space="preserve">Architecture Flow</w:t>
      </w:r>
    </w:p>
    <w:bookmarkEnd w:id="61"/>
    <w:bookmarkStart w:id="65" w:name="component-hierarchy-diagram"/>
    <w:p>
      <w:pPr>
        <w:pStyle w:val="Heading3"/>
      </w:pPr>
      <w:r>
        <w:t xml:space="preserve">4.3. Component Hierarchy Diagram</w:t>
      </w:r>
    </w:p>
    <w:p>
      <w:pPr>
        <w:pStyle w:val="CaptionedFigure"/>
      </w:pPr>
      <w:r>
        <w:drawing>
          <wp:inline>
            <wp:extent cx="5727700" cy="8664607"/>
            <wp:effectExtent b="0" l="0" r="0" t="0"/>
            <wp:docPr descr="Component Hierarchy" title="" id="63" name="Picture"/>
            <a:graphic>
              <a:graphicData uri="http://schemas.openxmlformats.org/drawingml/2006/picture">
                <pic:pic>
                  <pic:nvPicPr>
                    <pic:cNvPr descr="mermaid-images/component-hierarchy.png" id="64" name="Picture"/>
                    <pic:cNvPicPr>
                      <a:picLocks noChangeArrowheads="1" noChangeAspect="1"/>
                    </pic:cNvPicPr>
                  </pic:nvPicPr>
                  <pic:blipFill>
                    <a:blip r:embed="rId62"/>
                    <a:stretch>
                      <a:fillRect/>
                    </a:stretch>
                  </pic:blipFill>
                  <pic:spPr bwMode="auto">
                    <a:xfrm>
                      <a:off x="0" y="0"/>
                      <a:ext cx="5727700" cy="8664607"/>
                    </a:xfrm>
                    <a:prstGeom prst="rect">
                      <a:avLst/>
                    </a:prstGeom>
                    <a:noFill/>
                    <a:ln w="9525">
                      <a:noFill/>
                      <a:headEnd/>
                      <a:tailEnd/>
                    </a:ln>
                  </pic:spPr>
                </pic:pic>
              </a:graphicData>
            </a:graphic>
          </wp:inline>
        </w:drawing>
      </w:r>
    </w:p>
    <w:p>
      <w:pPr>
        <w:pStyle w:val="ImageCaption"/>
      </w:pPr>
      <w:r>
        <w:t xml:space="preserve">Component Hierarchy</w:t>
      </w:r>
    </w:p>
    <w:bookmarkEnd w:id="65"/>
    <w:bookmarkStart w:id="66" w:name="design-system-reusable-component-library"/>
    <w:p>
      <w:pPr>
        <w:pStyle w:val="Heading3"/>
      </w:pPr>
      <w:r>
        <w:t xml:space="preserve">4.4. Design System (Reusable Component Library)</w:t>
      </w:r>
    </w:p>
    <w:p>
      <w:pPr>
        <w:pStyle w:val="FirstParagraph"/>
      </w:pPr>
      <w:r>
        <w:t xml:space="preserve">The EDS Multibrand system provides a comprehensive design system that serves as the foundation for all brand experiences. This system includes:</w:t>
      </w:r>
    </w:p>
    <w:p>
      <w:pPr>
        <w:pStyle w:val="Compact"/>
        <w:numPr>
          <w:ilvl w:val="0"/>
          <w:numId w:val="1020"/>
        </w:numPr>
      </w:pPr>
      <w:r>
        <w:rPr>
          <w:b/>
          <w:bCs/>
        </w:rPr>
        <w:t xml:space="preserve">Base Components</w:t>
      </w:r>
      <w:r>
        <w:t xml:space="preserve">: Reusable UI components with consistent behavior and styling</w:t>
      </w:r>
    </w:p>
    <w:p>
      <w:pPr>
        <w:pStyle w:val="Compact"/>
        <w:numPr>
          <w:ilvl w:val="0"/>
          <w:numId w:val="1020"/>
        </w:numPr>
      </w:pPr>
      <w:r>
        <w:rPr>
          <w:b/>
          <w:bCs/>
        </w:rPr>
        <w:t xml:space="preserve">Design Tokens</w:t>
      </w:r>
      <w:r>
        <w:t xml:space="preserve">: Centralized design variables for colors, typography, spacing, and other visual elements</w:t>
      </w:r>
    </w:p>
    <w:p>
      <w:pPr>
        <w:pStyle w:val="Compact"/>
        <w:numPr>
          <w:ilvl w:val="0"/>
          <w:numId w:val="1020"/>
        </w:numPr>
      </w:pPr>
      <w:r>
        <w:rPr>
          <w:b/>
          <w:bCs/>
        </w:rPr>
        <w:t xml:space="preserve">Component Documentation</w:t>
      </w:r>
      <w:r>
        <w:t xml:space="preserve">: Comprehensive documentation for all components including usage examples and customization options</w:t>
      </w:r>
    </w:p>
    <w:p>
      <w:pPr>
        <w:pStyle w:val="Compact"/>
        <w:numPr>
          <w:ilvl w:val="0"/>
          <w:numId w:val="1020"/>
        </w:numPr>
      </w:pPr>
      <w:r>
        <w:rPr>
          <w:b/>
          <w:bCs/>
        </w:rPr>
        <w:t xml:space="preserve">Accessibility Standards</w:t>
      </w:r>
      <w:r>
        <w:t xml:space="preserve">: Built-in accessibility features ensuring compliance with WCAG guidelines</w:t>
      </w:r>
    </w:p>
    <w:bookmarkEnd w:id="66"/>
    <w:bookmarkStart w:id="67" w:name="multi-brand-theme-management"/>
    <w:p>
      <w:pPr>
        <w:pStyle w:val="Heading3"/>
      </w:pPr>
      <w:r>
        <w:t xml:space="preserve">4.5. Multi-Brand Theme Management</w:t>
      </w:r>
    </w:p>
    <w:p>
      <w:pPr>
        <w:pStyle w:val="FirstParagraph"/>
      </w:pPr>
      <w:r>
        <w:t xml:space="preserve">The theme management system enables organizations to create and manage multiple visual themes for each brand:</w:t>
      </w:r>
    </w:p>
    <w:p>
      <w:pPr>
        <w:pStyle w:val="Compact"/>
        <w:numPr>
          <w:ilvl w:val="0"/>
          <w:numId w:val="1021"/>
        </w:numPr>
      </w:pPr>
      <w:r>
        <w:rPr>
          <w:b/>
          <w:bCs/>
        </w:rPr>
        <w:t xml:space="preserve">Theme Variations</w:t>
      </w:r>
      <w:r>
        <w:t xml:space="preserve">: Support for light, dark, and custom themes</w:t>
      </w:r>
    </w:p>
    <w:p>
      <w:pPr>
        <w:pStyle w:val="Compact"/>
        <w:numPr>
          <w:ilvl w:val="0"/>
          <w:numId w:val="1021"/>
        </w:numPr>
      </w:pPr>
      <w:r>
        <w:rPr>
          <w:b/>
          <w:bCs/>
        </w:rPr>
        <w:t xml:space="preserve">Brand + Theme Combinations</w:t>
      </w:r>
      <w:r>
        <w:t xml:space="preserve">: Unique combinations of brands and themes</w:t>
      </w:r>
    </w:p>
    <w:p>
      <w:pPr>
        <w:pStyle w:val="Compact"/>
        <w:numPr>
          <w:ilvl w:val="0"/>
          <w:numId w:val="1021"/>
        </w:numPr>
      </w:pPr>
      <w:r>
        <w:rPr>
          <w:b/>
          <w:bCs/>
        </w:rPr>
        <w:t xml:space="preserve">Dynamic Theme Switching</w:t>
      </w:r>
      <w:r>
        <w:t xml:space="preserve">: Real-time theme switching during development</w:t>
      </w:r>
    </w:p>
    <w:p>
      <w:pPr>
        <w:pStyle w:val="Compact"/>
        <w:numPr>
          <w:ilvl w:val="0"/>
          <w:numId w:val="1021"/>
        </w:numPr>
      </w:pPr>
      <w:r>
        <w:rPr>
          <w:b/>
          <w:bCs/>
        </w:rPr>
        <w:t xml:space="preserve">Responsive Themes</w:t>
      </w:r>
      <w:r>
        <w:t xml:space="preserve">: Theme support across all device sizes</w:t>
      </w:r>
    </w:p>
    <w:bookmarkEnd w:id="67"/>
    <w:bookmarkStart w:id="68" w:name="css-generation-and-optimization"/>
    <w:p>
      <w:pPr>
        <w:pStyle w:val="Heading3"/>
      </w:pPr>
      <w:r>
        <w:t xml:space="preserve">4.6. CSS Generation and Optimization</w:t>
      </w:r>
    </w:p>
    <w:p>
      <w:pPr>
        <w:pStyle w:val="FirstParagraph"/>
      </w:pPr>
      <w:r>
        <w:t xml:space="preserve">The system implements sophisticated CSS generation and optimization processes:</w:t>
      </w:r>
    </w:p>
    <w:p>
      <w:pPr>
        <w:pStyle w:val="Compact"/>
        <w:numPr>
          <w:ilvl w:val="0"/>
          <w:numId w:val="1022"/>
        </w:numPr>
      </w:pPr>
      <w:r>
        <w:rPr>
          <w:b/>
          <w:bCs/>
        </w:rPr>
        <w:t xml:space="preserve">Automated CSS Combination</w:t>
      </w:r>
      <w:r>
        <w:t xml:space="preserve">: Automatic merging of base, brand, and theme styles</w:t>
      </w:r>
    </w:p>
    <w:p>
      <w:pPr>
        <w:pStyle w:val="Compact"/>
        <w:numPr>
          <w:ilvl w:val="0"/>
          <w:numId w:val="1022"/>
        </w:numPr>
      </w:pPr>
      <w:r>
        <w:rPr>
          <w:b/>
          <w:bCs/>
        </w:rPr>
        <w:t xml:space="preserve">CSS Optimization</w:t>
      </w:r>
      <w:r>
        <w:t xml:space="preserve">: Minification, unused code elimination, and efficient caching strategies</w:t>
      </w:r>
    </w:p>
    <w:p>
      <w:pPr>
        <w:pStyle w:val="Compact"/>
        <w:numPr>
          <w:ilvl w:val="0"/>
          <w:numId w:val="1022"/>
        </w:numPr>
      </w:pPr>
      <w:r>
        <w:rPr>
          <w:b/>
          <w:bCs/>
        </w:rPr>
        <w:t xml:space="preserve">Performance Optimization</w:t>
      </w:r>
      <w:r>
        <w:t xml:space="preserve">: Optimized loading strategies for brand/theme combinations</w:t>
      </w:r>
    </w:p>
    <w:p>
      <w:pPr>
        <w:pStyle w:val="Compact"/>
        <w:numPr>
          <w:ilvl w:val="0"/>
          <w:numId w:val="1022"/>
        </w:numPr>
      </w:pPr>
      <w:r>
        <w:rPr>
          <w:b/>
          <w:bCs/>
        </w:rPr>
        <w:t xml:space="preserve">Build Performance</w:t>
      </w:r>
      <w:r>
        <w:t xml:space="preserve">: Incremental builds and parallel processing for large projects</w:t>
      </w:r>
    </w:p>
    <w:bookmarkEnd w:id="68"/>
    <w:bookmarkStart w:id="69" w:name="configuration-management"/>
    <w:p>
      <w:pPr>
        <w:pStyle w:val="Heading3"/>
      </w:pPr>
      <w:r>
        <w:t xml:space="preserve">4.7. Configuration Management</w:t>
      </w:r>
    </w:p>
    <w:p>
      <w:pPr>
        <w:pStyle w:val="FirstParagraph"/>
      </w:pPr>
      <w:r>
        <w:t xml:space="preserve">Centralized configuration management for brands and themes:</w:t>
      </w:r>
    </w:p>
    <w:p>
      <w:pPr>
        <w:pStyle w:val="Compact"/>
        <w:numPr>
          <w:ilvl w:val="0"/>
          <w:numId w:val="1023"/>
        </w:numPr>
      </w:pPr>
      <w:r>
        <w:rPr>
          <w:b/>
          <w:bCs/>
        </w:rPr>
        <w:t xml:space="preserve">Brand Configuration</w:t>
      </w:r>
      <w:r>
        <w:t xml:space="preserve">: Brand-specific settings and customizations</w:t>
      </w:r>
    </w:p>
    <w:p>
      <w:pPr>
        <w:pStyle w:val="Compact"/>
        <w:numPr>
          <w:ilvl w:val="0"/>
          <w:numId w:val="1023"/>
        </w:numPr>
      </w:pPr>
      <w:r>
        <w:rPr>
          <w:b/>
          <w:bCs/>
        </w:rPr>
        <w:t xml:space="preserve">Theme Configuration</w:t>
      </w:r>
      <w:r>
        <w:t xml:space="preserve">: Theme-specific variables and overrides</w:t>
      </w:r>
    </w:p>
    <w:p>
      <w:pPr>
        <w:pStyle w:val="Compact"/>
        <w:numPr>
          <w:ilvl w:val="0"/>
          <w:numId w:val="1023"/>
        </w:numPr>
      </w:pPr>
      <w:r>
        <w:rPr>
          <w:b/>
          <w:bCs/>
        </w:rPr>
        <w:t xml:space="preserve">Environment Configuration</w:t>
      </w:r>
      <w:r>
        <w:t xml:space="preserve">: Development, staging, and production settings</w:t>
      </w:r>
    </w:p>
    <w:p>
      <w:pPr>
        <w:pStyle w:val="Compact"/>
        <w:numPr>
          <w:ilvl w:val="0"/>
          <w:numId w:val="1023"/>
        </w:numPr>
      </w:pPr>
      <w:r>
        <w:rPr>
          <w:b/>
          <w:bCs/>
        </w:rPr>
        <w:t xml:space="preserve">Feature Flags</w:t>
      </w:r>
      <w:r>
        <w:t xml:space="preserve">: Brand-specific feature toggles and configurations</w:t>
      </w:r>
    </w:p>
    <w:bookmarkEnd w:id="69"/>
    <w:bookmarkStart w:id="70" w:name="architectural-benefits"/>
    <w:p>
      <w:pPr>
        <w:pStyle w:val="Heading3"/>
      </w:pPr>
      <w:r>
        <w:t xml:space="preserve">4.8. Architectural Benefits</w:t>
      </w:r>
    </w:p>
    <w:p>
      <w:pPr>
        <w:numPr>
          <w:ilvl w:val="0"/>
          <w:numId w:val="1024"/>
        </w:numPr>
      </w:pPr>
      <w:r>
        <w:rPr>
          <w:b/>
          <w:bCs/>
        </w:rPr>
        <w:t xml:space="preserve">Modularity and Reusability</w:t>
      </w:r>
      <w:r>
        <w:t xml:space="preserve">: The Multi-Brand Architecture promotes component reusability and brand autonomy, allowing teams to work independently on different brands while maintaining consistency.</w:t>
      </w:r>
    </w:p>
    <w:p>
      <w:pPr>
        <w:numPr>
          <w:ilvl w:val="0"/>
          <w:numId w:val="1024"/>
        </w:numPr>
      </w:pPr>
      <w:r>
        <w:rPr>
          <w:b/>
          <w:bCs/>
        </w:rPr>
        <w:t xml:space="preserve">Efficient Brand Management</w:t>
      </w:r>
      <w:r>
        <w:t xml:space="preserve">: AEM serves as a powerful multi-brand management system, enabling easy brand updates and personalization without the need for redeployment.</w:t>
      </w:r>
    </w:p>
    <w:p>
      <w:pPr>
        <w:numPr>
          <w:ilvl w:val="0"/>
          <w:numId w:val="1024"/>
        </w:numPr>
      </w:pPr>
      <w:r>
        <w:rPr>
          <w:b/>
          <w:bCs/>
        </w:rPr>
        <w:t xml:space="preserve">Optimized Performance</w:t>
      </w:r>
      <w:r>
        <w:t xml:space="preserve">: The automated CSS generation and optimization processes ensure fast and reliable content delivery to users, reducing latency and improving application performance.</w:t>
      </w:r>
    </w:p>
    <w:p>
      <w:pPr>
        <w:numPr>
          <w:ilvl w:val="0"/>
          <w:numId w:val="1024"/>
        </w:numPr>
      </w:pPr>
      <w:r>
        <w:rPr>
          <w:b/>
          <w:bCs/>
        </w:rPr>
        <w:t xml:space="preserve">Scalability</w:t>
      </w:r>
      <w:r>
        <w:t xml:space="preserve">: The decoupled architecture facilitates horizontal scaling, allowing the system to handle increasing brand complexity and user traffic effectively.</w:t>
      </w:r>
    </w:p>
    <w:bookmarkEnd w:id="70"/>
    <w:bookmarkEnd w:id="71"/>
    <w:bookmarkStart w:id="100" w:name="implementation"/>
    <w:p>
      <w:pPr>
        <w:pStyle w:val="Heading2"/>
      </w:pPr>
      <w:r>
        <w:t xml:space="preserve">5. Implementation</w:t>
      </w:r>
    </w:p>
    <w:bookmarkStart w:id="72" w:name="code-repository-setup"/>
    <w:p>
      <w:pPr>
        <w:pStyle w:val="Heading3"/>
      </w:pPr>
      <w:r>
        <w:t xml:space="preserve">5.1. Code Repository Setup</w:t>
      </w:r>
    </w:p>
    <w:p>
      <w:pPr>
        <w:pStyle w:val="FirstParagraph"/>
      </w:pPr>
      <w:r>
        <w:t xml:space="preserve">All Multi-Brand components and the Design System are organized within a monorepo setup, simplifying version control and facilitating collaborative development. The scaffold system provides comprehensive tools for creating, managing, and removing brands, themes, and components, ensuring consistent project structure and reducing manual setup errors.</w:t>
      </w:r>
    </w:p>
    <w:p>
      <w:pPr>
        <w:pStyle w:val="BodyText"/>
      </w:pPr>
      <w:r>
        <w:t xml:space="preserve">EDS Multibrand repository follows a layered architecture that separates concerns and enables flexible customization:</w:t>
      </w:r>
    </w:p>
    <w:p>
      <w:pPr>
        <w:pStyle w:val="Compact"/>
        <w:numPr>
          <w:ilvl w:val="0"/>
          <w:numId w:val="1025"/>
        </w:numPr>
      </w:pPr>
      <w:r>
        <w:rPr>
          <w:b/>
          <w:bCs/>
        </w:rPr>
        <w:t xml:space="preserve">Base Layer</w:t>
      </w:r>
      <w:r>
        <w:t xml:space="preserve">: Core components and styles shared across all brands</w:t>
      </w:r>
    </w:p>
    <w:p>
      <w:pPr>
        <w:pStyle w:val="Compact"/>
        <w:numPr>
          <w:ilvl w:val="0"/>
          <w:numId w:val="1025"/>
        </w:numPr>
      </w:pPr>
      <w:r>
        <w:rPr>
          <w:b/>
          <w:bCs/>
        </w:rPr>
        <w:t xml:space="preserve">Brand Layer</w:t>
      </w:r>
      <w:r>
        <w:t xml:space="preserve">: Brand-specific customizations and overrides</w:t>
      </w:r>
    </w:p>
    <w:p>
      <w:pPr>
        <w:pStyle w:val="Compact"/>
        <w:numPr>
          <w:ilvl w:val="0"/>
          <w:numId w:val="1025"/>
        </w:numPr>
      </w:pPr>
      <w:r>
        <w:rPr>
          <w:b/>
          <w:bCs/>
        </w:rPr>
        <w:t xml:space="preserve">Theme Layer</w:t>
      </w:r>
      <w:r>
        <w:t xml:space="preserve">: Theme-specific variations (light, dark, etc.)</w:t>
      </w:r>
    </w:p>
    <w:p>
      <w:pPr>
        <w:pStyle w:val="Compact"/>
        <w:numPr>
          <w:ilvl w:val="0"/>
          <w:numId w:val="1025"/>
        </w:numPr>
      </w:pPr>
      <w:r>
        <w:rPr>
          <w:b/>
          <w:bCs/>
        </w:rPr>
        <w:t xml:space="preserve">Combination Layer</w:t>
      </w:r>
      <w:r>
        <w:t xml:space="preserve">: Generated CSS that combines base, brand, and theme styles</w:t>
      </w:r>
    </w:p>
    <w:bookmarkEnd w:id="72"/>
    <w:bookmarkStart w:id="73" w:name="directory-structure"/>
    <w:p>
      <w:pPr>
        <w:pStyle w:val="Heading3"/>
      </w:pPr>
      <w:r>
        <w:t xml:space="preserve">5.2. Directory Structure</w:t>
      </w:r>
    </w:p>
    <w:p>
      <w:pPr>
        <w:pStyle w:val="SourceCode"/>
      </w:pPr>
      <w:r>
        <w:rPr>
          <w:rStyle w:val="VerbatimChar"/>
        </w:rPr>
        <w:t xml:space="preserve">eds-multi-brand/</w:t>
      </w:r>
      <w:r>
        <w:br/>
      </w:r>
      <w:r>
        <w:rPr>
          <w:rStyle w:val="VerbatimChar"/>
        </w:rPr>
        <w:t xml:space="preserve">├── blocks/                    # Reusable UI components</w:t>
      </w:r>
      <w:r>
        <w:br/>
      </w:r>
      <w:r>
        <w:rPr>
          <w:rStyle w:val="VerbatimChar"/>
        </w:rPr>
        <w:t xml:space="preserve">│   ├── cards/                # Card components</w:t>
      </w:r>
      <w:r>
        <w:br/>
      </w:r>
      <w:r>
        <w:rPr>
          <w:rStyle w:val="VerbatimChar"/>
        </w:rPr>
        <w:t xml:space="preserve">│   │   ├── cards.css         # Base card styles</w:t>
      </w:r>
      <w:r>
        <w:br/>
      </w:r>
      <w:r>
        <w:rPr>
          <w:rStyle w:val="VerbatimChar"/>
        </w:rPr>
        <w:t xml:space="preserve">│   │   ├── cards.js          # Base card functionality</w:t>
      </w:r>
      <w:r>
        <w:br/>
      </w:r>
      <w:r>
        <w:rPr>
          <w:rStyle w:val="VerbatimChar"/>
        </w:rPr>
        <w:t xml:space="preserve">│   │   ├── block-config.js   # Base block configuration</w:t>
      </w:r>
      <w:r>
        <w:br/>
      </w:r>
      <w:r>
        <w:rPr>
          <w:rStyle w:val="VerbatimChar"/>
        </w:rPr>
        <w:t xml:space="preserve">│   │   ├── themes/           # Root-level themes</w:t>
      </w:r>
      <w:r>
        <w:br/>
      </w:r>
      <w:r>
        <w:rPr>
          <w:rStyle w:val="VerbatimChar"/>
        </w:rPr>
        <w:t xml:space="preserve">│   │   │   ├── light/        # Light theme</w:t>
      </w:r>
      <w:r>
        <w:br/>
      </w:r>
      <w:r>
        <w:rPr>
          <w:rStyle w:val="VerbatimChar"/>
        </w:rPr>
        <w:t xml:space="preserve">│   │   │   │   ├── _cards.css # Theme-specific overrides</w:t>
      </w:r>
      <w:r>
        <w:br/>
      </w:r>
      <w:r>
        <w:rPr>
          <w:rStyle w:val="VerbatimChar"/>
        </w:rPr>
        <w:t xml:space="preserve">│   │   │   │   └── cards.css  # Generated combined CSS</w:t>
      </w:r>
      <w:r>
        <w:br/>
      </w:r>
      <w:r>
        <w:rPr>
          <w:rStyle w:val="VerbatimChar"/>
        </w:rPr>
        <w:t xml:space="preserve">│   │   │   └── dark/         # Dark theme</w:t>
      </w:r>
      <w:r>
        <w:br/>
      </w:r>
      <w:r>
        <w:rPr>
          <w:rStyle w:val="VerbatimChar"/>
        </w:rPr>
        <w:t xml:space="preserve">│   │   │       ├── _cards.css # Theme-specific overrides</w:t>
      </w:r>
      <w:r>
        <w:br/>
      </w:r>
      <w:r>
        <w:rPr>
          <w:rStyle w:val="VerbatimChar"/>
        </w:rPr>
        <w:t xml:space="preserve">│   │   │       └── cards.css  # Generated combined CSS</w:t>
      </w:r>
      <w:r>
        <w:br/>
      </w:r>
      <w:r>
        <w:rPr>
          <w:rStyle w:val="VerbatimChar"/>
        </w:rPr>
        <w:t xml:space="preserve">│   │   ├── brand-name/       # Brand-specific folder</w:t>
      </w:r>
      <w:r>
        <w:br/>
      </w:r>
      <w:r>
        <w:rPr>
          <w:rStyle w:val="VerbatimChar"/>
        </w:rPr>
        <w:t xml:space="preserve">│   │   │   ├── _cards.css    # Brand-specific card styles</w:t>
      </w:r>
      <w:r>
        <w:br/>
      </w:r>
      <w:r>
        <w:rPr>
          <w:rStyle w:val="VerbatimChar"/>
        </w:rPr>
        <w:t xml:space="preserve">│   │   │   ├── cards.css     # Generated brand-only CSS</w:t>
      </w:r>
      <w:r>
        <w:br/>
      </w:r>
      <w:r>
        <w:rPr>
          <w:rStyle w:val="VerbatimChar"/>
        </w:rPr>
        <w:t xml:space="preserve">│   │   │   ├── block-config.js # Brand-specific configuration</w:t>
      </w:r>
      <w:r>
        <w:br/>
      </w:r>
      <w:r>
        <w:rPr>
          <w:rStyle w:val="VerbatimChar"/>
        </w:rPr>
        <w:t xml:space="preserve">│   │   │   └── themes/       # Brand-specific themes</w:t>
      </w:r>
      <w:r>
        <w:br/>
      </w:r>
      <w:r>
        <w:rPr>
          <w:rStyle w:val="VerbatimChar"/>
        </w:rPr>
        <w:t xml:space="preserve">│   │   │       ├── light/    # Brand + Light theme</w:t>
      </w:r>
      <w:r>
        <w:br/>
      </w:r>
      <w:r>
        <w:rPr>
          <w:rStyle w:val="VerbatimChar"/>
        </w:rPr>
        <w:t xml:space="preserve">│   │   │       │   ├── _cards.css # Brand+theme overrides</w:t>
      </w:r>
      <w:r>
        <w:br/>
      </w:r>
      <w:r>
        <w:rPr>
          <w:rStyle w:val="VerbatimChar"/>
        </w:rPr>
        <w:t xml:space="preserve">│   │   │       │   └── cards.css  # Generated combined CSS</w:t>
      </w:r>
      <w:r>
        <w:br/>
      </w:r>
      <w:r>
        <w:rPr>
          <w:rStyle w:val="VerbatimChar"/>
        </w:rPr>
        <w:t xml:space="preserve">│   │   │       └── dark/     # Brand + Dark theme</w:t>
      </w:r>
      <w:r>
        <w:br/>
      </w:r>
      <w:r>
        <w:rPr>
          <w:rStyle w:val="VerbatimChar"/>
        </w:rPr>
        <w:t xml:space="preserve">│   │   │           ├── _cards.css # Brand+theme overrides</w:t>
      </w:r>
      <w:r>
        <w:br/>
      </w:r>
      <w:r>
        <w:rPr>
          <w:rStyle w:val="VerbatimChar"/>
        </w:rPr>
        <w:t xml:space="preserve">│   │   │           └── cards.css  # Generated combined CSS</w:t>
      </w:r>
      <w:r>
        <w:br/>
      </w:r>
      <w:r>
        <w:rPr>
          <w:rStyle w:val="VerbatimChar"/>
        </w:rPr>
        <w:t xml:space="preserve">│   │   └── ...               # More brands</w:t>
      </w:r>
      <w:r>
        <w:br/>
      </w:r>
      <w:r>
        <w:rPr>
          <w:rStyle w:val="VerbatimChar"/>
        </w:rPr>
        <w:t xml:space="preserve">│   └── ...                   # More block types</w:t>
      </w:r>
      <w:r>
        <w:br/>
      </w:r>
      <w:r>
        <w:rPr>
          <w:rStyle w:val="VerbatimChar"/>
        </w:rPr>
        <w:t xml:space="preserve">├── styles/                   # Global styles and themes</w:t>
      </w:r>
      <w:r>
        <w:br/>
      </w:r>
      <w:r>
        <w:rPr>
          <w:rStyle w:val="VerbatimChar"/>
        </w:rPr>
        <w:t xml:space="preserve">│   ├── styles.css            # Base styles</w:t>
      </w:r>
      <w:r>
        <w:br/>
      </w:r>
      <w:r>
        <w:rPr>
          <w:rStyle w:val="VerbatimChar"/>
        </w:rPr>
        <w:t xml:space="preserve">│   ├── fonts.css             # Base fonts</w:t>
      </w:r>
      <w:r>
        <w:br/>
      </w:r>
      <w:r>
        <w:rPr>
          <w:rStyle w:val="VerbatimChar"/>
        </w:rPr>
        <w:t xml:space="preserve">│   ├── themes/               # Root-level themes</w:t>
      </w:r>
      <w:r>
        <w:br/>
      </w:r>
      <w:r>
        <w:rPr>
          <w:rStyle w:val="VerbatimChar"/>
        </w:rPr>
        <w:t xml:space="preserve">│   │   ├── light/            # Light theme</w:t>
      </w:r>
      <w:r>
        <w:br/>
      </w:r>
      <w:r>
        <w:rPr>
          <w:rStyle w:val="VerbatimChar"/>
        </w:rPr>
        <w:t xml:space="preserve">│   │   │   ├── _styles.css   # Theme-specific overrides</w:t>
      </w:r>
      <w:r>
        <w:br/>
      </w:r>
      <w:r>
        <w:rPr>
          <w:rStyle w:val="VerbatimChar"/>
        </w:rPr>
        <w:t xml:space="preserve">│   │   │   ├── _fonts.css    # Theme-specific fonts</w:t>
      </w:r>
      <w:r>
        <w:br/>
      </w:r>
      <w:r>
        <w:rPr>
          <w:rStyle w:val="VerbatimChar"/>
        </w:rPr>
        <w:t xml:space="preserve">│   │   │   ├── styles.css    # Generated combined CSS</w:t>
      </w:r>
      <w:r>
        <w:br/>
      </w:r>
      <w:r>
        <w:rPr>
          <w:rStyle w:val="VerbatimChar"/>
        </w:rPr>
        <w:t xml:space="preserve">│   │   │   └── fonts.css     # Generated combined CSS</w:t>
      </w:r>
      <w:r>
        <w:br/>
      </w:r>
      <w:r>
        <w:rPr>
          <w:rStyle w:val="VerbatimChar"/>
        </w:rPr>
        <w:t xml:space="preserve">│   │   └── dark/             # Dark theme</w:t>
      </w:r>
      <w:r>
        <w:br/>
      </w:r>
      <w:r>
        <w:rPr>
          <w:rStyle w:val="VerbatimChar"/>
        </w:rPr>
        <w:t xml:space="preserve">│   │       ├── _styles.css   # Theme-specific overrides</w:t>
      </w:r>
      <w:r>
        <w:br/>
      </w:r>
      <w:r>
        <w:rPr>
          <w:rStyle w:val="VerbatimChar"/>
        </w:rPr>
        <w:t xml:space="preserve">│   │       ├── _fonts.css    # Theme-specific fonts</w:t>
      </w:r>
      <w:r>
        <w:br/>
      </w:r>
      <w:r>
        <w:rPr>
          <w:rStyle w:val="VerbatimChar"/>
        </w:rPr>
        <w:t xml:space="preserve">│   │       ├── styles.css    # Generated combined CSS</w:t>
      </w:r>
      <w:r>
        <w:br/>
      </w:r>
      <w:r>
        <w:rPr>
          <w:rStyle w:val="VerbatimChar"/>
        </w:rPr>
        <w:t xml:space="preserve">│   │       └── fonts.css     # Generated combined CSS</w:t>
      </w:r>
      <w:r>
        <w:br/>
      </w:r>
      <w:r>
        <w:rPr>
          <w:rStyle w:val="VerbatimChar"/>
        </w:rPr>
        <w:t xml:space="preserve">│   ├── brand-name/           # Brand-specific styles</w:t>
      </w:r>
      <w:r>
        <w:br/>
      </w:r>
      <w:r>
        <w:rPr>
          <w:rStyle w:val="VerbatimChar"/>
        </w:rPr>
        <w:t xml:space="preserve">│   │   ├── _styles.css       # Brand-specific overrides</w:t>
      </w:r>
      <w:r>
        <w:br/>
      </w:r>
      <w:r>
        <w:rPr>
          <w:rStyle w:val="VerbatimChar"/>
        </w:rPr>
        <w:t xml:space="preserve">│   │   ├── _fonts.css        # Brand-specific fonts</w:t>
      </w:r>
      <w:r>
        <w:br/>
      </w:r>
      <w:r>
        <w:rPr>
          <w:rStyle w:val="VerbatimChar"/>
        </w:rPr>
        <w:t xml:space="preserve">│   │   ├── styles.css        # Generated brand-only CSS</w:t>
      </w:r>
      <w:r>
        <w:br/>
      </w:r>
      <w:r>
        <w:rPr>
          <w:rStyle w:val="VerbatimChar"/>
        </w:rPr>
        <w:t xml:space="preserve">│   │   ├── fonts.css         # Generated brand-only CSS</w:t>
      </w:r>
      <w:r>
        <w:br/>
      </w:r>
      <w:r>
        <w:rPr>
          <w:rStyle w:val="VerbatimChar"/>
        </w:rPr>
        <w:t xml:space="preserve">│   │   └── themes/           # Brand-specific themes</w:t>
      </w:r>
      <w:r>
        <w:br/>
      </w:r>
      <w:r>
        <w:rPr>
          <w:rStyle w:val="VerbatimChar"/>
        </w:rPr>
        <w:t xml:space="preserve">│   │       ├── light/        # Brand + Light theme</w:t>
      </w:r>
      <w:r>
        <w:br/>
      </w:r>
      <w:r>
        <w:rPr>
          <w:rStyle w:val="VerbatimChar"/>
        </w:rPr>
        <w:t xml:space="preserve">│   │       │   ├── _styles.css # Brand+theme overrides</w:t>
      </w:r>
      <w:r>
        <w:br/>
      </w:r>
      <w:r>
        <w:rPr>
          <w:rStyle w:val="VerbatimChar"/>
        </w:rPr>
        <w:t xml:space="preserve">│   │       │   ├── _fonts.css  # Brand+theme fonts</w:t>
      </w:r>
      <w:r>
        <w:br/>
      </w:r>
      <w:r>
        <w:rPr>
          <w:rStyle w:val="VerbatimChar"/>
        </w:rPr>
        <w:t xml:space="preserve">│   │       │   ├── styles.css  # Generated combined CSS</w:t>
      </w:r>
      <w:r>
        <w:br/>
      </w:r>
      <w:r>
        <w:rPr>
          <w:rStyle w:val="VerbatimChar"/>
        </w:rPr>
        <w:t xml:space="preserve">│   │       │   └── fonts.css   # Generated combined CSS</w:t>
      </w:r>
      <w:r>
        <w:br/>
      </w:r>
      <w:r>
        <w:rPr>
          <w:rStyle w:val="VerbatimChar"/>
        </w:rPr>
        <w:t xml:space="preserve">│   │       └── dark/         # Brand + Dark theme</w:t>
      </w:r>
      <w:r>
        <w:br/>
      </w:r>
      <w:r>
        <w:rPr>
          <w:rStyle w:val="VerbatimChar"/>
        </w:rPr>
        <w:t xml:space="preserve">│   │           ├── _styles.css # Brand+theme overrides</w:t>
      </w:r>
      <w:r>
        <w:br/>
      </w:r>
      <w:r>
        <w:rPr>
          <w:rStyle w:val="VerbatimChar"/>
        </w:rPr>
        <w:t xml:space="preserve">│   │           ├── _fonts.css  # Brand+theme fonts</w:t>
      </w:r>
      <w:r>
        <w:br/>
      </w:r>
      <w:r>
        <w:rPr>
          <w:rStyle w:val="VerbatimChar"/>
        </w:rPr>
        <w:t xml:space="preserve">│   │           ├── styles.css  # Generated combined CSS</w:t>
      </w:r>
      <w:r>
        <w:br/>
      </w:r>
      <w:r>
        <w:rPr>
          <w:rStyle w:val="VerbatimChar"/>
        </w:rPr>
        <w:t xml:space="preserve">│   │           └── fonts.css   # Generated combined CSS</w:t>
      </w:r>
      <w:r>
        <w:br/>
      </w:r>
      <w:r>
        <w:rPr>
          <w:rStyle w:val="VerbatimChar"/>
        </w:rPr>
        <w:t xml:space="preserve">│   └── ...                   # More brands</w:t>
      </w:r>
      <w:r>
        <w:br/>
      </w:r>
      <w:r>
        <w:rPr>
          <w:rStyle w:val="VerbatimChar"/>
        </w:rPr>
        <w:t xml:space="preserve">├── scripts/                  # Scripts</w:t>
      </w:r>
      <w:r>
        <w:br/>
      </w:r>
      <w:r>
        <w:rPr>
          <w:rStyle w:val="VerbatimChar"/>
        </w:rPr>
        <w:t xml:space="preserve">├── brand-config.json         # Auto-generated brand and theme configuration</w:t>
      </w:r>
      <w:r>
        <w:br/>
      </w:r>
      <w:r>
        <w:rPr>
          <w:rStyle w:val="VerbatimChar"/>
        </w:rPr>
        <w:t xml:space="preserve">└── docs/                     # Documentation</w:t>
      </w:r>
    </w:p>
    <w:bookmarkEnd w:id="73"/>
    <w:bookmarkStart w:id="74" w:name="development-workflow"/>
    <w:p>
      <w:pPr>
        <w:pStyle w:val="Heading3"/>
      </w:pPr>
      <w:r>
        <w:t xml:space="preserve">5.3. Development Workflow</w:t>
      </w:r>
    </w:p>
    <w:p>
      <w:pPr>
        <w:pStyle w:val="FirstParagraph"/>
      </w:pPr>
      <w:r>
        <w:t xml:space="preserve">The development workflow includes:</w:t>
      </w:r>
    </w:p>
    <w:p>
      <w:pPr>
        <w:pStyle w:val="Compact"/>
        <w:numPr>
          <w:ilvl w:val="0"/>
          <w:numId w:val="1026"/>
        </w:numPr>
      </w:pPr>
      <w:r>
        <w:rPr>
          <w:b/>
          <w:bCs/>
        </w:rPr>
        <w:t xml:space="preserve">Brand Creation</w:t>
      </w:r>
      <w:r>
        <w:t xml:space="preserve">: Automated brand setup with scaffold commands</w:t>
      </w:r>
    </w:p>
    <w:p>
      <w:pPr>
        <w:pStyle w:val="Compact"/>
        <w:numPr>
          <w:ilvl w:val="0"/>
          <w:numId w:val="1026"/>
        </w:numPr>
      </w:pPr>
      <w:r>
        <w:rPr>
          <w:b/>
          <w:bCs/>
        </w:rPr>
        <w:t xml:space="preserve">Theme Development</w:t>
      </w:r>
      <w:r>
        <w:t xml:space="preserve">: Interactive theme creation and management</w:t>
      </w:r>
    </w:p>
    <w:p>
      <w:pPr>
        <w:pStyle w:val="Compact"/>
        <w:numPr>
          <w:ilvl w:val="0"/>
          <w:numId w:val="1026"/>
        </w:numPr>
      </w:pPr>
      <w:r>
        <w:rPr>
          <w:b/>
          <w:bCs/>
        </w:rPr>
        <w:t xml:space="preserve">Component Development</w:t>
      </w:r>
      <w:r>
        <w:t xml:space="preserve">: Modular component architecture with brand-specific overrides</w:t>
      </w:r>
    </w:p>
    <w:p>
      <w:pPr>
        <w:pStyle w:val="Compact"/>
        <w:numPr>
          <w:ilvl w:val="0"/>
          <w:numId w:val="1026"/>
        </w:numPr>
      </w:pPr>
      <w:r>
        <w:rPr>
          <w:b/>
          <w:bCs/>
        </w:rPr>
        <w:t xml:space="preserve">Build Process</w:t>
      </w:r>
      <w:r>
        <w:t xml:space="preserve">: Automated CSS generation and optimization</w:t>
      </w:r>
    </w:p>
    <w:p>
      <w:pPr>
        <w:pStyle w:val="Compact"/>
        <w:numPr>
          <w:ilvl w:val="0"/>
          <w:numId w:val="1026"/>
        </w:numPr>
      </w:pPr>
      <w:r>
        <w:rPr>
          <w:b/>
          <w:bCs/>
        </w:rPr>
        <w:t xml:space="preserve">Testing</w:t>
      </w:r>
      <w:r>
        <w:t xml:space="preserve">: Comprehensive testing across all brands and themes</w:t>
      </w:r>
    </w:p>
    <w:bookmarkEnd w:id="74"/>
    <w:bookmarkStart w:id="79" w:name="core-features"/>
    <w:p>
      <w:pPr>
        <w:pStyle w:val="Heading3"/>
      </w:pPr>
      <w:r>
        <w:t xml:space="preserve">5.4. Core Features</w:t>
      </w:r>
    </w:p>
    <w:bookmarkStart w:id="75" w:name="multi-brand-support"/>
    <w:p>
      <w:pPr>
        <w:pStyle w:val="Heading4"/>
      </w:pPr>
      <w:r>
        <w:t xml:space="preserve">5.4.1. Multi-Brand Support</w:t>
      </w:r>
    </w:p>
    <w:p>
      <w:pPr>
        <w:pStyle w:val="Compact"/>
        <w:numPr>
          <w:ilvl w:val="0"/>
          <w:numId w:val="1027"/>
        </w:numPr>
      </w:pPr>
      <w:r>
        <w:rPr>
          <w:b/>
          <w:bCs/>
        </w:rPr>
        <w:t xml:space="preserve">Unlimited Brands</w:t>
      </w:r>
      <w:r>
        <w:t xml:space="preserve">: Support for unlimited brand configurations</w:t>
      </w:r>
    </w:p>
    <w:p>
      <w:pPr>
        <w:pStyle w:val="Compact"/>
        <w:numPr>
          <w:ilvl w:val="0"/>
          <w:numId w:val="1027"/>
        </w:numPr>
      </w:pPr>
      <w:r>
        <w:rPr>
          <w:b/>
          <w:bCs/>
        </w:rPr>
        <w:t xml:space="preserve">Brand Isolation</w:t>
      </w:r>
      <w:r>
        <w:t xml:space="preserve">: Each brand maintains its own identity and customizations</w:t>
      </w:r>
    </w:p>
    <w:p>
      <w:pPr>
        <w:pStyle w:val="Compact"/>
        <w:numPr>
          <w:ilvl w:val="0"/>
          <w:numId w:val="1027"/>
        </w:numPr>
      </w:pPr>
      <w:r>
        <w:rPr>
          <w:b/>
          <w:bCs/>
        </w:rPr>
        <w:t xml:space="preserve">Shared Components</w:t>
      </w:r>
      <w:r>
        <w:t xml:space="preserve">: Common functionality shared across all brands</w:t>
      </w:r>
    </w:p>
    <w:p>
      <w:pPr>
        <w:pStyle w:val="Compact"/>
        <w:numPr>
          <w:ilvl w:val="0"/>
          <w:numId w:val="1027"/>
        </w:numPr>
      </w:pPr>
      <w:r>
        <w:rPr>
          <w:b/>
          <w:bCs/>
        </w:rPr>
        <w:t xml:space="preserve">Brand-Specific Overrides</w:t>
      </w:r>
      <w:r>
        <w:t xml:space="preserve">: Targeted customizations for individual brands</w:t>
      </w:r>
    </w:p>
    <w:bookmarkEnd w:id="75"/>
    <w:bookmarkStart w:id="76" w:name="multi-theme-support"/>
    <w:p>
      <w:pPr>
        <w:pStyle w:val="Heading4"/>
      </w:pPr>
      <w:r>
        <w:t xml:space="preserve">5.4.2. Multi-Theme Support</w:t>
      </w:r>
    </w:p>
    <w:p>
      <w:pPr>
        <w:pStyle w:val="Compact"/>
        <w:numPr>
          <w:ilvl w:val="0"/>
          <w:numId w:val="1028"/>
        </w:numPr>
      </w:pPr>
      <w:r>
        <w:rPr>
          <w:b/>
          <w:bCs/>
        </w:rPr>
        <w:t xml:space="preserve">Theme Variations</w:t>
      </w:r>
      <w:r>
        <w:t xml:space="preserve">: Support for light, dark, and custom themes</w:t>
      </w:r>
    </w:p>
    <w:p>
      <w:pPr>
        <w:pStyle w:val="Compact"/>
        <w:numPr>
          <w:ilvl w:val="0"/>
          <w:numId w:val="1028"/>
        </w:numPr>
      </w:pPr>
      <w:r>
        <w:rPr>
          <w:b/>
          <w:bCs/>
        </w:rPr>
        <w:t xml:space="preserve">Brand + Theme Combinations</w:t>
      </w:r>
      <w:r>
        <w:t xml:space="preserve">: Unique combinations of brands and themes</w:t>
      </w:r>
    </w:p>
    <w:p>
      <w:pPr>
        <w:pStyle w:val="Compact"/>
        <w:numPr>
          <w:ilvl w:val="0"/>
          <w:numId w:val="1028"/>
        </w:numPr>
      </w:pPr>
      <w:r>
        <w:rPr>
          <w:b/>
          <w:bCs/>
        </w:rPr>
        <w:t xml:space="preserve">Theme Switching</w:t>
      </w:r>
      <w:r>
        <w:t xml:space="preserve">: Dynamic theme switching during development</w:t>
      </w:r>
    </w:p>
    <w:p>
      <w:pPr>
        <w:pStyle w:val="Compact"/>
        <w:numPr>
          <w:ilvl w:val="0"/>
          <w:numId w:val="1028"/>
        </w:numPr>
      </w:pPr>
      <w:r>
        <w:rPr>
          <w:b/>
          <w:bCs/>
        </w:rPr>
        <w:t xml:space="preserve">Responsive Themes</w:t>
      </w:r>
      <w:r>
        <w:t xml:space="preserve">: Theme support across all device sizes</w:t>
      </w:r>
    </w:p>
    <w:bookmarkEnd w:id="76"/>
    <w:bookmarkStart w:id="77" w:name="component-architecture"/>
    <w:p>
      <w:pPr>
        <w:pStyle w:val="Heading4"/>
      </w:pPr>
      <w:r>
        <w:t xml:space="preserve">5.4.3. Component Architecture</w:t>
      </w:r>
    </w:p>
    <w:p>
      <w:pPr>
        <w:pStyle w:val="Compact"/>
        <w:numPr>
          <w:ilvl w:val="0"/>
          <w:numId w:val="1029"/>
        </w:numPr>
      </w:pPr>
      <w:r>
        <w:rPr>
          <w:b/>
          <w:bCs/>
        </w:rPr>
        <w:t xml:space="preserve">Modular Blocks</w:t>
      </w:r>
      <w:r>
        <w:t xml:space="preserve">: Reusable UI components with brand-specific variations</w:t>
      </w:r>
    </w:p>
    <w:p>
      <w:pPr>
        <w:pStyle w:val="Compact"/>
        <w:numPr>
          <w:ilvl w:val="0"/>
          <w:numId w:val="1029"/>
        </w:numPr>
      </w:pPr>
      <w:r>
        <w:rPr>
          <w:b/>
          <w:bCs/>
        </w:rPr>
        <w:t xml:space="preserve">Configuration-Driven</w:t>
      </w:r>
      <w:r>
        <w:t xml:space="preserve">: Component behavior controlled through configuration</w:t>
      </w:r>
    </w:p>
    <w:p>
      <w:pPr>
        <w:pStyle w:val="Compact"/>
        <w:numPr>
          <w:ilvl w:val="0"/>
          <w:numId w:val="1029"/>
        </w:numPr>
      </w:pPr>
      <w:r>
        <w:rPr>
          <w:b/>
          <w:bCs/>
        </w:rPr>
        <w:t xml:space="preserve">Decoration Hooks</w:t>
      </w:r>
      <w:r>
        <w:t xml:space="preserve">: Customization points for brand-specific logic</w:t>
      </w:r>
    </w:p>
    <w:p>
      <w:pPr>
        <w:pStyle w:val="Compact"/>
        <w:numPr>
          <w:ilvl w:val="0"/>
          <w:numId w:val="1029"/>
        </w:numPr>
      </w:pPr>
      <w:r>
        <w:rPr>
          <w:b/>
          <w:bCs/>
        </w:rPr>
        <w:t xml:space="preserve">Variation Support</w:t>
      </w:r>
      <w:r>
        <w:t xml:space="preserve">: Multiple visual variations of the same component</w:t>
      </w:r>
    </w:p>
    <w:bookmarkEnd w:id="77"/>
    <w:bookmarkStart w:id="78" w:name="automated-build-system"/>
    <w:p>
      <w:pPr>
        <w:pStyle w:val="Heading4"/>
      </w:pPr>
      <w:r>
        <w:t xml:space="preserve">5.4.4. Automated Build System</w:t>
      </w:r>
    </w:p>
    <w:p>
      <w:pPr>
        <w:pStyle w:val="Compact"/>
        <w:numPr>
          <w:ilvl w:val="0"/>
          <w:numId w:val="1030"/>
        </w:numPr>
      </w:pPr>
      <w:r>
        <w:rPr>
          <w:b/>
          <w:bCs/>
        </w:rPr>
        <w:t xml:space="preserve">CSS Generation</w:t>
      </w:r>
      <w:r>
        <w:t xml:space="preserve">: Automated combination of base, brand, and theme styles</w:t>
      </w:r>
    </w:p>
    <w:p>
      <w:pPr>
        <w:pStyle w:val="Compact"/>
        <w:numPr>
          <w:ilvl w:val="0"/>
          <w:numId w:val="1030"/>
        </w:numPr>
      </w:pPr>
      <w:r>
        <w:rPr>
          <w:b/>
          <w:bCs/>
        </w:rPr>
        <w:t xml:space="preserve">Configuration Management</w:t>
      </w:r>
      <w:r>
        <w:t xml:space="preserve">: Automatic tracking of brands and themes</w:t>
      </w:r>
    </w:p>
    <w:p>
      <w:pPr>
        <w:pStyle w:val="Compact"/>
        <w:numPr>
          <w:ilvl w:val="0"/>
          <w:numId w:val="1030"/>
        </w:numPr>
      </w:pPr>
      <w:r>
        <w:rPr>
          <w:b/>
          <w:bCs/>
        </w:rPr>
        <w:t xml:space="preserve">Build Optimization</w:t>
      </w:r>
      <w:r>
        <w:t xml:space="preserve">: Efficient generation of production-ready assets</w:t>
      </w:r>
    </w:p>
    <w:p>
      <w:pPr>
        <w:pStyle w:val="Compact"/>
        <w:numPr>
          <w:ilvl w:val="0"/>
          <w:numId w:val="1030"/>
        </w:numPr>
      </w:pPr>
      <w:r>
        <w:rPr>
          <w:b/>
          <w:bCs/>
        </w:rPr>
        <w:t xml:space="preserve">Development Workflow</w:t>
      </w:r>
      <w:r>
        <w:t xml:space="preserve">: Hot reloading and real-time updates</w:t>
      </w:r>
    </w:p>
    <w:bookmarkEnd w:id="78"/>
    <w:bookmarkEnd w:id="79"/>
    <w:bookmarkStart w:id="80" w:name="css-combination-hierarchy"/>
    <w:p>
      <w:pPr>
        <w:pStyle w:val="Heading3"/>
      </w:pPr>
      <w:r>
        <w:t xml:space="preserve">5.5. CSS Combination Hierarchy</w:t>
      </w:r>
    </w:p>
    <w:p>
      <w:pPr>
        <w:pStyle w:val="FirstParagraph"/>
      </w:pPr>
      <w:r>
        <w:t xml:space="preserve">The system implements a sophisticated CSS combination process that merges styles in a specific order:</w:t>
      </w:r>
    </w:p>
    <w:p>
      <w:pPr>
        <w:pStyle w:val="Compact"/>
        <w:numPr>
          <w:ilvl w:val="0"/>
          <w:numId w:val="1031"/>
        </w:numPr>
      </w:pPr>
      <w:r>
        <w:rPr>
          <w:b/>
          <w:bCs/>
        </w:rPr>
        <w:t xml:space="preserve">Base CSS</w:t>
      </w:r>
      <w:r>
        <w:t xml:space="preserve">: Foundation styles shared across all brands and themes</w:t>
      </w:r>
    </w:p>
    <w:p>
      <w:pPr>
        <w:pStyle w:val="Compact"/>
        <w:numPr>
          <w:ilvl w:val="0"/>
          <w:numId w:val="1031"/>
        </w:numPr>
      </w:pPr>
      <w:r>
        <w:rPr>
          <w:b/>
          <w:bCs/>
        </w:rPr>
        <w:t xml:space="preserve">Brand Override</w:t>
      </w:r>
      <w:r>
        <w:t xml:space="preserve">: Brand-specific modifications and customizations</w:t>
      </w:r>
    </w:p>
    <w:p>
      <w:pPr>
        <w:pStyle w:val="Compact"/>
        <w:numPr>
          <w:ilvl w:val="0"/>
          <w:numId w:val="1031"/>
        </w:numPr>
      </w:pPr>
      <w:r>
        <w:rPr>
          <w:b/>
          <w:bCs/>
        </w:rPr>
        <w:t xml:space="preserve">Theme Override</w:t>
      </w:r>
      <w:r>
        <w:t xml:space="preserve">: Theme-specific variations and adjustments</w:t>
      </w:r>
    </w:p>
    <w:bookmarkEnd w:id="80"/>
    <w:bookmarkStart w:id="81" w:name="generated-css-files"/>
    <w:p>
      <w:pPr>
        <w:pStyle w:val="Heading3"/>
      </w:pPr>
      <w:r>
        <w:t xml:space="preserve">5.6. Generated CSS Files</w:t>
      </w:r>
    </w:p>
    <w:p>
      <w:pPr>
        <w:pStyle w:val="FirstParagraph"/>
      </w:pPr>
      <w:r>
        <w:t xml:space="preserve">The system automatically generates combined CSS files for each combination:</w:t>
      </w:r>
    </w:p>
    <w:p>
      <w:pPr>
        <w:pStyle w:val="Compact"/>
        <w:numPr>
          <w:ilvl w:val="0"/>
          <w:numId w:val="1032"/>
        </w:numPr>
      </w:pPr>
      <w:r>
        <w:rPr>
          <w:b/>
          <w:bCs/>
        </w:rPr>
        <w:t xml:space="preserve">Theme-only</w:t>
      </w:r>
      <w:r>
        <w:t xml:space="preserve">:</w:t>
      </w:r>
      <w:r>
        <w:t xml:space="preserve"> </w:t>
      </w:r>
      <w:r>
        <w:rPr>
          <w:rStyle w:val="VerbatimChar"/>
        </w:rPr>
        <w:t xml:space="preserve">base.css</w:t>
      </w:r>
      <w:r>
        <w:t xml:space="preserve"> </w:t>
      </w:r>
      <w:r>
        <w:t xml:space="preserve">+</w:t>
      </w:r>
      <w:r>
        <w:t xml:space="preserve"> </w:t>
      </w:r>
      <w:r>
        <w:rPr>
          <w:rStyle w:val="VerbatimChar"/>
        </w:rPr>
        <w:t xml:space="preserve">theme-override.css</w:t>
      </w:r>
    </w:p>
    <w:p>
      <w:pPr>
        <w:pStyle w:val="Compact"/>
        <w:numPr>
          <w:ilvl w:val="0"/>
          <w:numId w:val="1032"/>
        </w:numPr>
      </w:pPr>
      <w:r>
        <w:rPr>
          <w:b/>
          <w:bCs/>
        </w:rPr>
        <w:t xml:space="preserve">Brand-only</w:t>
      </w:r>
      <w:r>
        <w:t xml:space="preserve">:</w:t>
      </w:r>
      <w:r>
        <w:t xml:space="preserve"> </w:t>
      </w:r>
      <w:r>
        <w:rPr>
          <w:rStyle w:val="VerbatimChar"/>
        </w:rPr>
        <w:t xml:space="preserve">base.css</w:t>
      </w:r>
      <w:r>
        <w:t xml:space="preserve"> </w:t>
      </w:r>
      <w:r>
        <w:t xml:space="preserve">+</w:t>
      </w:r>
      <w:r>
        <w:t xml:space="preserve"> </w:t>
      </w:r>
      <w:r>
        <w:rPr>
          <w:rStyle w:val="VerbatimChar"/>
        </w:rPr>
        <w:t xml:space="preserve">brand-override.css</w:t>
      </w:r>
    </w:p>
    <w:p>
      <w:pPr>
        <w:pStyle w:val="Compact"/>
        <w:numPr>
          <w:ilvl w:val="0"/>
          <w:numId w:val="1032"/>
        </w:numPr>
      </w:pPr>
      <w:r>
        <w:rPr>
          <w:b/>
          <w:bCs/>
        </w:rPr>
        <w:t xml:space="preserve">Brand + Theme</w:t>
      </w:r>
      <w:r>
        <w:t xml:space="preserve">:</w:t>
      </w:r>
      <w:r>
        <w:t xml:space="preserve"> </w:t>
      </w:r>
      <w:r>
        <w:rPr>
          <w:rStyle w:val="VerbatimChar"/>
        </w:rPr>
        <w:t xml:space="preserve">base.css</w:t>
      </w:r>
      <w:r>
        <w:t xml:space="preserve"> </w:t>
      </w:r>
      <w:r>
        <w:t xml:space="preserve">+</w:t>
      </w:r>
      <w:r>
        <w:t xml:space="preserve"> </w:t>
      </w:r>
      <w:r>
        <w:rPr>
          <w:rStyle w:val="VerbatimChar"/>
        </w:rPr>
        <w:t xml:space="preserve">brand-override.css</w:t>
      </w:r>
      <w:r>
        <w:t xml:space="preserve"> </w:t>
      </w:r>
      <w:r>
        <w:t xml:space="preserve">+</w:t>
      </w:r>
      <w:r>
        <w:t xml:space="preserve"> </w:t>
      </w:r>
      <w:r>
        <w:rPr>
          <w:rStyle w:val="VerbatimChar"/>
        </w:rPr>
        <w:t xml:space="preserve">theme-override.css</w:t>
      </w:r>
    </w:p>
    <w:bookmarkEnd w:id="81"/>
    <w:bookmarkStart w:id="82" w:name="javascript-architecture"/>
    <w:p>
      <w:pPr>
        <w:pStyle w:val="Heading3"/>
      </w:pPr>
      <w:r>
        <w:t xml:space="preserve">5.7. JavaScript Architecture</w:t>
      </w:r>
    </w:p>
    <w:p>
      <w:pPr>
        <w:pStyle w:val="FirstParagraph"/>
      </w:pPr>
      <w:r>
        <w:t xml:space="preserve">The multi-theme system extends the standard AEM block loading with brand and theme awareness:</w:t>
      </w:r>
    </w:p>
    <w:p>
      <w:pPr>
        <w:pStyle w:val="SourceCode"/>
      </w:pPr>
      <w:r>
        <w:rPr>
          <w:rStyle w:val="CommentTok"/>
        </w:rPr>
        <w:t xml:space="preserve">// Multi-theme block loading</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loadBlock</w:t>
      </w:r>
      <w:r>
        <w:rPr>
          <w:rStyle w:val="NormalTok"/>
        </w:rPr>
        <w:t xml:space="preserve">(block) {</w:t>
      </w:r>
      <w:r>
        <w:br/>
      </w:r>
      <w:r>
        <w:rPr>
          <w:rStyle w:val="NormalTok"/>
        </w:rPr>
        <w:t xml:space="preserve">  </w:t>
      </w:r>
      <w:r>
        <w:rPr>
          <w:rStyle w:val="KeywordTok"/>
        </w:rPr>
        <w:t xml:space="preserve">const</w:t>
      </w:r>
      <w:r>
        <w:rPr>
          <w:rStyle w:val="NormalTok"/>
        </w:rPr>
        <w:t xml:space="preserve"> { blockName } </w:t>
      </w:r>
      <w:r>
        <w:rPr>
          <w:rStyle w:val="OperatorTok"/>
        </w:rPr>
        <w:t xml:space="preserve">=</w:t>
      </w:r>
      <w:r>
        <w:rPr>
          <w:rStyle w:val="NormalTok"/>
        </w:rPr>
        <w:t xml:space="preserve"> block</w:t>
      </w:r>
      <w:r>
        <w:rPr>
          <w:rStyle w:val="OperatorTok"/>
        </w:rPr>
        <w:t xml:space="preserve">.</w:t>
      </w:r>
      <w:r>
        <w:rPr>
          <w:rStyle w:val="AttributeTok"/>
        </w:rPr>
        <w:t xml:space="preserve">dataset</w:t>
      </w:r>
      <w:r>
        <w:rPr>
          <w:rStyle w:val="OperatorTok"/>
        </w:rPr>
        <w:t xml:space="preserve">;</w:t>
      </w:r>
      <w:r>
        <w:br/>
      </w:r>
      <w:r>
        <w:rPr>
          <w:rStyle w:val="NormalTok"/>
        </w:rPr>
        <w:t xml:space="preserve">  </w:t>
      </w:r>
      <w:r>
        <w:rPr>
          <w:rStyle w:val="KeywordTok"/>
        </w:rPr>
        <w:t xml:space="preserve">const</w:t>
      </w:r>
      <w:r>
        <w:rPr>
          <w:rStyle w:val="NormalTok"/>
        </w:rPr>
        <w:t xml:space="preserve"> brandPath </w:t>
      </w:r>
      <w:r>
        <w:rPr>
          <w:rStyle w:val="OperatorTok"/>
        </w:rPr>
        <w:t xml:space="preserve">=</w:t>
      </w:r>
      <w:r>
        <w:rPr>
          <w:rStyle w:val="NormalTok"/>
        </w:rPr>
        <w:t xml:space="preserve"> </w:t>
      </w:r>
      <w:r>
        <w:rPr>
          <w:rStyle w:val="FunctionTok"/>
        </w:rPr>
        <w:t xml:space="preserve">getBrandPath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themePath </w:t>
      </w:r>
      <w:r>
        <w:rPr>
          <w:rStyle w:val="OperatorTok"/>
        </w:rPr>
        <w:t xml:space="preserve">=</w:t>
      </w:r>
      <w:r>
        <w:rPr>
          <w:rStyle w:val="NormalTok"/>
        </w:rPr>
        <w:t xml:space="preserve"> </w:t>
      </w:r>
      <w:r>
        <w:rPr>
          <w:rStyle w:val="FunctionTok"/>
        </w:rPr>
        <w:t xml:space="preserve">getThemePath</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Load brand and theme-specific CSS</w:t>
      </w:r>
      <w:r>
        <w:br/>
      </w:r>
      <w:r>
        <w:rPr>
          <w:rStyle w:val="NormalTok"/>
        </w:rPr>
        <w:t xml:space="preserve">  </w:t>
      </w:r>
      <w:r>
        <w:rPr>
          <w:rStyle w:val="KeywordTok"/>
        </w:rPr>
        <w:t xml:space="preserve">const</w:t>
      </w:r>
      <w:r>
        <w:rPr>
          <w:rStyle w:val="NormalTok"/>
        </w:rPr>
        <w:t xml:space="preserve"> cssLoaded </w:t>
      </w:r>
      <w:r>
        <w:rPr>
          <w:rStyle w:val="OperatorTok"/>
        </w:rPr>
        <w:t xml:space="preserve">=</w:t>
      </w:r>
      <w:r>
        <w:rPr>
          <w:rStyle w:val="NormalTok"/>
        </w:rPr>
        <w:t xml:space="preserve"> </w:t>
      </w:r>
      <w:r>
        <w:rPr>
          <w:rStyle w:val="FunctionTok"/>
        </w:rPr>
        <w:t xml:space="preserve">loadCSS</w:t>
      </w:r>
      <w:r>
        <w:rPr>
          <w:rStyle w:val="NormalTok"/>
        </w:rPr>
        <w:t xml:space="preserve">(</w:t>
      </w:r>
      <w:r>
        <w:br/>
      </w:r>
      <w:r>
        <w:rPr>
          <w:rStyle w:val="NormalTok"/>
        </w:rPr>
        <w:t xml:space="preserve">    </w:t>
      </w:r>
      <w:r>
        <w:rPr>
          <w:rStyle w:val="VerbatimStringTok"/>
        </w:rPr>
        <w:t xml:space="preserve">`</w:t>
      </w:r>
      <w:r>
        <w:rPr>
          <w:rStyle w:val="SpecialCharTok"/>
        </w:rPr>
        <w:t xml:space="preserve">${</w:t>
      </w:r>
      <w:r>
        <w:rPr>
          <w:rStyle w:val="BuiltInTok"/>
        </w:rPr>
        <w:t xml:space="preserve">window</w:t>
      </w:r>
      <w:r>
        <w:rPr>
          <w:rStyle w:val="OperatorTok"/>
        </w:rPr>
        <w:t xml:space="preserve">.</w:t>
      </w:r>
      <w:r>
        <w:rPr>
          <w:rStyle w:val="AttributeTok"/>
        </w:rPr>
        <w:t xml:space="preserve">hlx</w:t>
      </w:r>
      <w:r>
        <w:rPr>
          <w:rStyle w:val="OperatorTok"/>
        </w:rPr>
        <w:t xml:space="preserve">.</w:t>
      </w:r>
      <w:r>
        <w:rPr>
          <w:rStyle w:val="AttributeTok"/>
        </w:rPr>
        <w:t xml:space="preserve">codeBasePath</w:t>
      </w:r>
      <w:r>
        <w:rPr>
          <w:rStyle w:val="SpecialCharTok"/>
        </w:rPr>
        <w:t xml:space="preserve">}</w:t>
      </w:r>
      <w:r>
        <w:rPr>
          <w:rStyle w:val="VerbatimStringTok"/>
        </w:rPr>
        <w:t xml:space="preserve">/blocks/</w:t>
      </w:r>
      <w:r>
        <w:rPr>
          <w:rStyle w:val="SpecialCharTok"/>
        </w:rPr>
        <w:t xml:space="preserve">${</w:t>
      </w:r>
      <w:r>
        <w:rPr>
          <w:rStyle w:val="NormalTok"/>
        </w:rPr>
        <w:t xml:space="preserve">blockName</w:t>
      </w:r>
      <w:r>
        <w:rPr>
          <w:rStyle w:val="SpecialCharTok"/>
        </w:rPr>
        <w:t xml:space="preserve">}</w:t>
      </w:r>
      <w:r>
        <w:rPr>
          <w:rStyle w:val="VerbatimStringTok"/>
        </w:rPr>
        <w:t xml:space="preserve">/</w:t>
      </w:r>
      <w:r>
        <w:rPr>
          <w:rStyle w:val="SpecialCharTok"/>
        </w:rPr>
        <w:t xml:space="preserve">${</w:t>
      </w:r>
      <w:r>
        <w:rPr>
          <w:rStyle w:val="NormalTok"/>
        </w:rPr>
        <w:t xml:space="preserve">brandPath</w:t>
      </w:r>
      <w:r>
        <w:rPr>
          <w:rStyle w:val="SpecialCharTok"/>
        </w:rPr>
        <w:t xml:space="preserve">}${</w:t>
      </w:r>
      <w:r>
        <w:rPr>
          <w:rStyle w:val="NormalTok"/>
        </w:rPr>
        <w:t xml:space="preserve">themePath</w:t>
      </w:r>
      <w:r>
        <w:rPr>
          <w:rStyle w:val="SpecialCharTok"/>
        </w:rPr>
        <w:t xml:space="preserve">}${</w:t>
      </w:r>
      <w:r>
        <w:rPr>
          <w:rStyle w:val="NormalTok"/>
        </w:rPr>
        <w:t xml:space="preserve">blockName</w:t>
      </w:r>
      <w:r>
        <w:rPr>
          <w:rStyle w:val="SpecialCharTok"/>
        </w:rPr>
        <w:t xml:space="preserve">}</w:t>
      </w:r>
      <w:r>
        <w:rPr>
          <w:rStyle w:val="VerbatimStringTok"/>
        </w:rPr>
        <w:t xml:space="preserve">.css`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Load and execute block JavaScript</w:t>
      </w:r>
      <w:r>
        <w:br/>
      </w:r>
      <w:r>
        <w:rPr>
          <w:rStyle w:val="NormalTok"/>
        </w:rPr>
        <w:t xml:space="preserve">  </w:t>
      </w:r>
      <w:r>
        <w:rPr>
          <w:rStyle w:val="KeywordTok"/>
        </w:rPr>
        <w:t xml:space="preserve">const</w:t>
      </w:r>
      <w:r>
        <w:rPr>
          <w:rStyle w:val="NormalTok"/>
        </w:rPr>
        <w:t xml:space="preserve"> mod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VerbatimStringTok"/>
        </w:rPr>
        <w:t xml:space="preserve">`</w:t>
      </w:r>
      <w:r>
        <w:rPr>
          <w:rStyle w:val="SpecialCharTok"/>
        </w:rPr>
        <w:t xml:space="preserve">${</w:t>
      </w:r>
      <w:r>
        <w:rPr>
          <w:rStyle w:val="BuiltInTok"/>
        </w:rPr>
        <w:t xml:space="preserve">window</w:t>
      </w:r>
      <w:r>
        <w:rPr>
          <w:rStyle w:val="OperatorTok"/>
        </w:rPr>
        <w:t xml:space="preserve">.</w:t>
      </w:r>
      <w:r>
        <w:rPr>
          <w:rStyle w:val="AttributeTok"/>
        </w:rPr>
        <w:t xml:space="preserve">hlx</w:t>
      </w:r>
      <w:r>
        <w:rPr>
          <w:rStyle w:val="OperatorTok"/>
        </w:rPr>
        <w:t xml:space="preserve">.</w:t>
      </w:r>
      <w:r>
        <w:rPr>
          <w:rStyle w:val="AttributeTok"/>
        </w:rPr>
        <w:t xml:space="preserve">codeBasePath</w:t>
      </w:r>
      <w:r>
        <w:rPr>
          <w:rStyle w:val="SpecialCharTok"/>
        </w:rPr>
        <w:t xml:space="preserve">}</w:t>
      </w:r>
      <w:r>
        <w:rPr>
          <w:rStyle w:val="VerbatimStringTok"/>
        </w:rPr>
        <w:t xml:space="preserve">/blocks/</w:t>
      </w:r>
      <w:r>
        <w:rPr>
          <w:rStyle w:val="SpecialCharTok"/>
        </w:rPr>
        <w:t xml:space="preserve">${</w:t>
      </w:r>
      <w:r>
        <w:rPr>
          <w:rStyle w:val="NormalTok"/>
        </w:rPr>
        <w:t xml:space="preserve">blockName</w:t>
      </w:r>
      <w:r>
        <w:rPr>
          <w:rStyle w:val="SpecialCharTok"/>
        </w:rPr>
        <w:t xml:space="preserve">}</w:t>
      </w:r>
      <w:r>
        <w:rPr>
          <w:rStyle w:val="VerbatimStringTok"/>
        </w:rPr>
        <w:t xml:space="preserve">/</w:t>
      </w:r>
      <w:r>
        <w:rPr>
          <w:rStyle w:val="SpecialCharTok"/>
        </w:rPr>
        <w:t xml:space="preserve">${</w:t>
      </w:r>
      <w:r>
        <w:rPr>
          <w:rStyle w:val="NormalTok"/>
        </w:rPr>
        <w:t xml:space="preserve">blockName</w:t>
      </w:r>
      <w:r>
        <w:rPr>
          <w:rStyle w:val="SpecialCharTok"/>
        </w:rPr>
        <w:t xml:space="preserve">}</w:t>
      </w:r>
      <w:r>
        <w:rPr>
          <w:rStyle w:val="VerbatimStringTok"/>
        </w:rPr>
        <w:t xml:space="preserve">.js`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(mod</w:t>
      </w:r>
      <w:r>
        <w:rPr>
          <w:rStyle w:val="OperatorTok"/>
        </w:rPr>
        <w:t xml:space="preserve">.</w:t>
      </w:r>
      <w:r>
        <w:rPr>
          <w:rStyle w:val="AttributeTok"/>
        </w:rPr>
        <w:t xml:space="preserve">default</w:t>
      </w:r>
      <w:r>
        <w:rPr>
          <w:rStyle w:val="NormalTok"/>
        </w:rPr>
        <w:t xml:space="preserve">) {</w:t>
      </w:r>
      <w:r>
        <w:br/>
      </w:r>
      <w:r>
        <w:rPr>
          <w:rStyle w:val="NormalTok"/>
        </w:rPr>
        <w:t xml:space="preserve">    </w:t>
      </w:r>
      <w:r>
        <w:rPr>
          <w:rStyle w:val="ControlFlowTok"/>
        </w:rPr>
        <w:t xml:space="preserve">await</w:t>
      </w:r>
      <w:r>
        <w:rPr>
          <w:rStyle w:val="NormalTok"/>
        </w:rPr>
        <w:t xml:space="preserve"> mod</w:t>
      </w:r>
      <w:r>
        <w:rPr>
          <w:rStyle w:val="OperatorTok"/>
        </w:rPr>
        <w:t xml:space="preserve">.</w:t>
      </w:r>
      <w:r>
        <w:rPr>
          <w:rStyle w:val="FunctionTok"/>
        </w:rPr>
        <w:t xml:space="preserve">default</w:t>
      </w:r>
      <w:r>
        <w:rPr>
          <w:rStyle w:val="NormalTok"/>
        </w:rPr>
        <w:t xml:space="preserve">(block)</w:t>
      </w:r>
      <w:r>
        <w:rPr>
          <w:rStyle w:val="OperatorTok"/>
        </w:rPr>
        <w:t xml:space="preserve">;</w:t>
      </w:r>
      <w:r>
        <w:br/>
      </w:r>
      <w:r>
        <w:rPr>
          <w:rStyle w:val="NormalTok"/>
        </w:rPr>
        <w:t xml:space="preserve">  }</w:t>
      </w:r>
      <w:r>
        <w:br/>
      </w:r>
      <w:r>
        <w:rPr>
          <w:rStyle w:val="NormalTok"/>
        </w:rPr>
        <w:t xml:space="preserve">}</w:t>
      </w:r>
    </w:p>
    <w:bookmarkEnd w:id="82"/>
    <w:bookmarkStart w:id="83" w:name="configuration-management-1"/>
    <w:p>
      <w:pPr>
        <w:pStyle w:val="Heading3"/>
      </w:pPr>
      <w:r>
        <w:t xml:space="preserve">5.8. Configuration Management</w:t>
      </w:r>
    </w:p>
    <w:p>
      <w:pPr>
        <w:pStyle w:val="FirstParagraph"/>
      </w:pPr>
      <w:r>
        <w:t xml:space="preserve">The system uses a centralized configuration approach:</w:t>
      </w:r>
    </w:p>
    <w:p>
      <w:pPr>
        <w:pStyle w:val="SourceCode"/>
      </w:pPr>
      <w:r>
        <w:rPr>
          <w:rStyle w:val="FunctionTok"/>
        </w:rPr>
        <w:t xml:space="preserve">{</w:t>
      </w:r>
      <w:r>
        <w:br/>
      </w:r>
      <w:r>
        <w:rPr>
          <w:rStyle w:val="NormalTok"/>
        </w:rPr>
        <w:t xml:space="preserve">  </w:t>
      </w:r>
      <w:r>
        <w:rPr>
          <w:rStyle w:val="DataTypeTok"/>
        </w:rPr>
        <w:t xml:space="preserve">"brands"</w:t>
      </w:r>
      <w:r>
        <w:rPr>
          <w:rStyle w:val="FunctionTok"/>
        </w:rPr>
        <w:t xml:space="preserve">:</w:t>
      </w:r>
      <w:r>
        <w:rPr>
          <w:rStyle w:val="NormalTok"/>
        </w:rPr>
        <w:t xml:space="preserve"> </w:t>
      </w:r>
      <w:r>
        <w:rPr>
          <w:rStyle w:val="OtherTok"/>
        </w:rPr>
        <w:t xml:space="preserve">[</w:t>
      </w:r>
      <w:r>
        <w:rPr>
          <w:rStyle w:val="StringTok"/>
        </w:rPr>
        <w:t xml:space="preserve">"roy"</w:t>
      </w:r>
      <w:r>
        <w:rPr>
          <w:rStyle w:val="OtherTok"/>
        </w:rPr>
        <w:t xml:space="preserve">,</w:t>
      </w:r>
      <w:r>
        <w:rPr>
          <w:rStyle w:val="NormalTok"/>
        </w:rPr>
        <w:t xml:space="preserve"> </w:t>
      </w:r>
      <w:r>
        <w:rPr>
          <w:rStyle w:val="StringTok"/>
        </w:rPr>
        <w:t xml:space="preserve">"adobe"</w:t>
      </w:r>
      <w:r>
        <w:rPr>
          <w:rStyle w:val="OtherTok"/>
        </w:rPr>
        <w:t xml:space="preserve">,</w:t>
      </w:r>
      <w:r>
        <w:rPr>
          <w:rStyle w:val="NormalTok"/>
        </w:rPr>
        <w:t xml:space="preserve"> </w:t>
      </w:r>
      <w:r>
        <w:rPr>
          <w:rStyle w:val="StringTok"/>
        </w:rPr>
        <w:t xml:space="preserve">"nike"</w:t>
      </w:r>
      <w:r>
        <w:rPr>
          <w:rStyle w:val="OtherTok"/>
        </w:rPr>
        <w:t xml:space="preserve">]</w:t>
      </w:r>
      <w:r>
        <w:rPr>
          <w:rStyle w:val="FunctionTok"/>
        </w:rPr>
        <w:t xml:space="preserve">,</w:t>
      </w:r>
      <w:r>
        <w:br/>
      </w:r>
      <w:r>
        <w:rPr>
          <w:rStyle w:val="NormalTok"/>
        </w:rPr>
        <w:t xml:space="preserve">  </w:t>
      </w:r>
      <w:r>
        <w:rPr>
          <w:rStyle w:val="DataTypeTok"/>
        </w:rPr>
        <w:t xml:space="preserve">"themes"</w:t>
      </w:r>
      <w:r>
        <w:rPr>
          <w:rStyle w:val="FunctionTok"/>
        </w:rPr>
        <w:t xml:space="preserve">:</w:t>
      </w:r>
      <w:r>
        <w:rPr>
          <w:rStyle w:val="NormalTok"/>
        </w:rPr>
        <w:t xml:space="preserve"> </w:t>
      </w:r>
      <w:r>
        <w:rPr>
          <w:rStyle w:val="OtherTok"/>
        </w:rPr>
        <w:t xml:space="preserve">[</w:t>
      </w:r>
      <w:r>
        <w:rPr>
          <w:rStyle w:val="StringTok"/>
        </w:rPr>
        <w:t xml:space="preserve">"light"</w:t>
      </w:r>
      <w:r>
        <w:rPr>
          <w:rStyle w:val="OtherTok"/>
        </w:rPr>
        <w:t xml:space="preserve">,</w:t>
      </w:r>
      <w:r>
        <w:rPr>
          <w:rStyle w:val="NormalTok"/>
        </w:rPr>
        <w:t xml:space="preserve"> </w:t>
      </w:r>
      <w:r>
        <w:rPr>
          <w:rStyle w:val="StringTok"/>
        </w:rPr>
        <w:t xml:space="preserve">"dark"</w:t>
      </w:r>
      <w:r>
        <w:rPr>
          <w:rStyle w:val="OtherTok"/>
        </w:rPr>
        <w:t xml:space="preserve">,</w:t>
      </w:r>
      <w:r>
        <w:rPr>
          <w:rStyle w:val="NormalTok"/>
        </w:rPr>
        <w:t xml:space="preserve"> </w:t>
      </w:r>
      <w:r>
        <w:rPr>
          <w:rStyle w:val="StringTok"/>
        </w:rPr>
        <w:t xml:space="preserve">"bright"</w:t>
      </w:r>
      <w:r>
        <w:rPr>
          <w:rStyle w:val="OtherTok"/>
        </w:rPr>
        <w:t xml:space="preserve">]</w:t>
      </w:r>
      <w:r>
        <w:br/>
      </w:r>
      <w:r>
        <w:rPr>
          <w:rStyle w:val="FunctionTok"/>
        </w:rPr>
        <w:t xml:space="preserve">}</w:t>
      </w:r>
    </w:p>
    <w:p>
      <w:pPr>
        <w:pStyle w:val="FirstParagraph"/>
      </w:pPr>
      <w:r>
        <w:t xml:space="preserve">This configuration is automatically maintained by the build system and should not be edited manually.</w:t>
      </w:r>
    </w:p>
    <w:bookmarkEnd w:id="83"/>
    <w:bookmarkStart w:id="86" w:name="development-tools-and-automation"/>
    <w:p>
      <w:pPr>
        <w:pStyle w:val="Heading3"/>
      </w:pPr>
      <w:r>
        <w:t xml:space="preserve">5.9. Development Tools and Automation</w:t>
      </w:r>
    </w:p>
    <w:bookmarkStart w:id="84" w:name="scaffold-commands"/>
    <w:p>
      <w:pPr>
        <w:pStyle w:val="Heading4"/>
      </w:pPr>
      <w:r>
        <w:t xml:space="preserve">5.9.1. Scaffold Commands</w:t>
      </w:r>
    </w:p>
    <w:p>
      <w:pPr>
        <w:pStyle w:val="FirstParagraph"/>
      </w:pPr>
      <w:r>
        <w:t xml:space="preserve">The system provides comprehensive scaffold commands:</w:t>
      </w:r>
    </w:p>
    <w:p>
      <w:pPr>
        <w:pStyle w:val="SourceCode"/>
      </w:pPr>
      <w:r>
        <w:rPr>
          <w:rStyle w:val="CommentTok"/>
        </w:rPr>
        <w:t xml:space="preserve"># Create new brands, themes, or blocks</w:t>
      </w:r>
      <w:r>
        <w:br/>
      </w:r>
      <w:r>
        <w:rPr>
          <w:rStyle w:val="ExtensionTok"/>
        </w:rPr>
        <w:t xml:space="preserve">npm</w:t>
      </w:r>
      <w:r>
        <w:rPr>
          <w:rStyle w:val="NormalTok"/>
        </w:rPr>
        <w:t xml:space="preserve"> run scaffold:create</w:t>
      </w:r>
      <w:r>
        <w:br/>
      </w:r>
      <w:r>
        <w:br/>
      </w:r>
      <w:r>
        <w:rPr>
          <w:rStyle w:val="CommentTok"/>
        </w:rPr>
        <w:t xml:space="preserve"># Build CSS for all brands and themes</w:t>
      </w:r>
      <w:r>
        <w:br/>
      </w:r>
      <w:r>
        <w:rPr>
          <w:rStyle w:val="ExtensionTok"/>
        </w:rPr>
        <w:t xml:space="preserve">npm</w:t>
      </w:r>
      <w:r>
        <w:rPr>
          <w:rStyle w:val="NormalTok"/>
        </w:rPr>
        <w:t xml:space="preserve"> run scaffold:build</w:t>
      </w:r>
      <w:r>
        <w:br/>
      </w:r>
      <w:r>
        <w:br/>
      </w:r>
      <w:r>
        <w:rPr>
          <w:rStyle w:val="CommentTok"/>
        </w:rPr>
        <w:t xml:space="preserve"># Remove brands, themes, or blocks</w:t>
      </w:r>
      <w:r>
        <w:br/>
      </w:r>
      <w:r>
        <w:rPr>
          <w:rStyle w:val="ExtensionTok"/>
        </w:rPr>
        <w:t xml:space="preserve">npm</w:t>
      </w:r>
      <w:r>
        <w:rPr>
          <w:rStyle w:val="NormalTok"/>
        </w:rPr>
        <w:t xml:space="preserve"> run scaffold:remove</w:t>
      </w:r>
      <w:r>
        <w:br/>
      </w:r>
      <w:r>
        <w:br/>
      </w:r>
      <w:r>
        <w:rPr>
          <w:rStyle w:val="CommentTok"/>
        </w:rPr>
        <w:t xml:space="preserve"># Start development server</w:t>
      </w:r>
      <w:r>
        <w:br/>
      </w:r>
      <w:r>
        <w:rPr>
          <w:rStyle w:val="ExtensionTok"/>
        </w:rPr>
        <w:t xml:space="preserve">npm</w:t>
      </w:r>
      <w:r>
        <w:rPr>
          <w:rStyle w:val="NormalTok"/>
        </w:rPr>
        <w:t xml:space="preserve"> run scaffold:start</w:t>
      </w:r>
    </w:p>
    <w:bookmarkEnd w:id="84"/>
    <w:bookmarkStart w:id="85" w:name="verbose-logging"/>
    <w:p>
      <w:pPr>
        <w:pStyle w:val="Heading4"/>
      </w:pPr>
      <w:r>
        <w:t xml:space="preserve">5.9.2. Verbose Logging</w:t>
      </w:r>
    </w:p>
    <w:p>
      <w:pPr>
        <w:pStyle w:val="FirstParagraph"/>
      </w:pPr>
      <w:r>
        <w:t xml:space="preserve">Detailed logging for debugging:</w:t>
      </w:r>
    </w:p>
    <w:p>
      <w:pPr>
        <w:pStyle w:val="SourceCode"/>
      </w:pPr>
      <w:r>
        <w:rPr>
          <w:rStyle w:val="CommentTok"/>
        </w:rPr>
        <w:t xml:space="preserve"># Create with verbose logging</w:t>
      </w:r>
      <w:r>
        <w:br/>
      </w:r>
      <w:r>
        <w:rPr>
          <w:rStyle w:val="ExtensionTok"/>
        </w:rPr>
        <w:t xml:space="preserve">npm</w:t>
      </w:r>
      <w:r>
        <w:rPr>
          <w:rStyle w:val="NormalTok"/>
        </w:rPr>
        <w:t xml:space="preserve"> run scaffold:create:log</w:t>
      </w:r>
      <w:r>
        <w:br/>
      </w:r>
      <w:r>
        <w:br/>
      </w:r>
      <w:r>
        <w:rPr>
          <w:rStyle w:val="CommentTok"/>
        </w:rPr>
        <w:t xml:space="preserve"># Build with verbose logging</w:t>
      </w:r>
      <w:r>
        <w:br/>
      </w:r>
      <w:r>
        <w:rPr>
          <w:rStyle w:val="ExtensionTok"/>
        </w:rPr>
        <w:t xml:space="preserve">npm</w:t>
      </w:r>
      <w:r>
        <w:rPr>
          <w:rStyle w:val="NormalTok"/>
        </w:rPr>
        <w:t xml:space="preserve"> run scaffold:build:log</w:t>
      </w:r>
      <w:r>
        <w:br/>
      </w:r>
      <w:r>
        <w:br/>
      </w:r>
      <w:r>
        <w:rPr>
          <w:rStyle w:val="CommentTok"/>
        </w:rPr>
        <w:t xml:space="preserve"># Remove with verbose logging</w:t>
      </w:r>
      <w:r>
        <w:br/>
      </w:r>
      <w:r>
        <w:rPr>
          <w:rStyle w:val="ExtensionTok"/>
        </w:rPr>
        <w:t xml:space="preserve">npm</w:t>
      </w:r>
      <w:r>
        <w:rPr>
          <w:rStyle w:val="NormalTok"/>
        </w:rPr>
        <w:t xml:space="preserve"> run scaffold:remove:log</w:t>
      </w:r>
    </w:p>
    <w:bookmarkEnd w:id="85"/>
    <w:bookmarkEnd w:id="86"/>
    <w:bookmarkStart w:id="90" w:name="performance-and-optimization"/>
    <w:p>
      <w:pPr>
        <w:pStyle w:val="Heading3"/>
      </w:pPr>
      <w:r>
        <w:t xml:space="preserve">5.10. Performance and Optimization</w:t>
      </w:r>
    </w:p>
    <w:bookmarkStart w:id="87" w:name="css-optimization"/>
    <w:p>
      <w:pPr>
        <w:pStyle w:val="Heading4"/>
      </w:pPr>
      <w:r>
        <w:t xml:space="preserve">5.10.1. CSS Optimization</w:t>
      </w:r>
    </w:p>
    <w:p>
      <w:pPr>
        <w:pStyle w:val="Compact"/>
        <w:numPr>
          <w:ilvl w:val="0"/>
          <w:numId w:val="1033"/>
        </w:numPr>
      </w:pPr>
      <w:r>
        <w:rPr>
          <w:b/>
          <w:bCs/>
        </w:rPr>
        <w:t xml:space="preserve">Minification</w:t>
      </w:r>
      <w:r>
        <w:t xml:space="preserve">: Generated CSS is optimized for production</w:t>
      </w:r>
    </w:p>
    <w:p>
      <w:pPr>
        <w:pStyle w:val="Compact"/>
        <w:numPr>
          <w:ilvl w:val="0"/>
          <w:numId w:val="1033"/>
        </w:numPr>
      </w:pPr>
      <w:r>
        <w:rPr>
          <w:b/>
          <w:bCs/>
        </w:rPr>
        <w:t xml:space="preserve">Unused Code Elimination</w:t>
      </w:r>
      <w:r>
        <w:t xml:space="preserve">: Only necessary styles are included</w:t>
      </w:r>
    </w:p>
    <w:p>
      <w:pPr>
        <w:pStyle w:val="Compact"/>
        <w:numPr>
          <w:ilvl w:val="0"/>
          <w:numId w:val="1033"/>
        </w:numPr>
      </w:pPr>
      <w:r>
        <w:rPr>
          <w:b/>
          <w:bCs/>
        </w:rPr>
        <w:t xml:space="preserve">Caching</w:t>
      </w:r>
      <w:r>
        <w:t xml:space="preserve">: Efficient caching strategies for brand/theme combinations</w:t>
      </w:r>
    </w:p>
    <w:p>
      <w:pPr>
        <w:pStyle w:val="Compact"/>
        <w:numPr>
          <w:ilvl w:val="0"/>
          <w:numId w:val="1033"/>
        </w:numPr>
      </w:pPr>
      <w:r>
        <w:rPr>
          <w:b/>
          <w:bCs/>
        </w:rPr>
        <w:t xml:space="preserve">Lazy Loading</w:t>
      </w:r>
      <w:r>
        <w:t xml:space="preserve">: CSS loaded only when needed</w:t>
      </w:r>
    </w:p>
    <w:bookmarkEnd w:id="87"/>
    <w:bookmarkStart w:id="88" w:name="javascript-optimization"/>
    <w:p>
      <w:pPr>
        <w:pStyle w:val="Heading4"/>
      </w:pPr>
      <w:r>
        <w:t xml:space="preserve">5.10.2. JavaScript Optimization</w:t>
      </w:r>
    </w:p>
    <w:p>
      <w:pPr>
        <w:pStyle w:val="Compact"/>
        <w:numPr>
          <w:ilvl w:val="0"/>
          <w:numId w:val="1034"/>
        </w:numPr>
      </w:pPr>
      <w:r>
        <w:rPr>
          <w:b/>
          <w:bCs/>
        </w:rPr>
        <w:t xml:space="preserve">Module Loading</w:t>
      </w:r>
      <w:r>
        <w:t xml:space="preserve">: Efficient ES6 module loading</w:t>
      </w:r>
    </w:p>
    <w:p>
      <w:pPr>
        <w:pStyle w:val="Compact"/>
        <w:numPr>
          <w:ilvl w:val="0"/>
          <w:numId w:val="1034"/>
        </w:numPr>
      </w:pPr>
      <w:r>
        <w:rPr>
          <w:b/>
          <w:bCs/>
        </w:rPr>
        <w:t xml:space="preserve">Code Splitting</w:t>
      </w:r>
      <w:r>
        <w:t xml:space="preserve">: Brand-specific code loaded on demand</w:t>
      </w:r>
    </w:p>
    <w:p>
      <w:pPr>
        <w:pStyle w:val="Compact"/>
        <w:numPr>
          <w:ilvl w:val="0"/>
          <w:numId w:val="1034"/>
        </w:numPr>
      </w:pPr>
      <w:r>
        <w:rPr>
          <w:b/>
          <w:bCs/>
        </w:rPr>
        <w:t xml:space="preserve">Caching</w:t>
      </w:r>
      <w:r>
        <w:t xml:space="preserve">: Configuration caching for performance</w:t>
      </w:r>
    </w:p>
    <w:p>
      <w:pPr>
        <w:pStyle w:val="Compact"/>
        <w:numPr>
          <w:ilvl w:val="0"/>
          <w:numId w:val="1034"/>
        </w:numPr>
      </w:pPr>
      <w:r>
        <w:rPr>
          <w:b/>
          <w:bCs/>
        </w:rPr>
        <w:t xml:space="preserve">Error Handling</w:t>
      </w:r>
      <w:r>
        <w:t xml:space="preserve">: Graceful degradation for missing modules</w:t>
      </w:r>
    </w:p>
    <w:bookmarkEnd w:id="88"/>
    <w:bookmarkStart w:id="89" w:name="build-performance"/>
    <w:p>
      <w:pPr>
        <w:pStyle w:val="Heading4"/>
      </w:pPr>
      <w:r>
        <w:t xml:space="preserve">5.10.3. Build Performance</w:t>
      </w:r>
    </w:p>
    <w:p>
      <w:pPr>
        <w:pStyle w:val="Compact"/>
        <w:numPr>
          <w:ilvl w:val="0"/>
          <w:numId w:val="1035"/>
        </w:numPr>
      </w:pPr>
      <w:r>
        <w:rPr>
          <w:b/>
          <w:bCs/>
        </w:rPr>
        <w:t xml:space="preserve">Incremental Builds</w:t>
      </w:r>
      <w:r>
        <w:t xml:space="preserve">: Only rebuild changed files</w:t>
      </w:r>
    </w:p>
    <w:p>
      <w:pPr>
        <w:pStyle w:val="Compact"/>
        <w:numPr>
          <w:ilvl w:val="0"/>
          <w:numId w:val="1035"/>
        </w:numPr>
      </w:pPr>
      <w:r>
        <w:rPr>
          <w:b/>
          <w:bCs/>
        </w:rPr>
        <w:t xml:space="preserve">Parallel Processing</w:t>
      </w:r>
      <w:r>
        <w:t xml:space="preserve">: Concurrent file processing</w:t>
      </w:r>
    </w:p>
    <w:p>
      <w:pPr>
        <w:pStyle w:val="Compact"/>
        <w:numPr>
          <w:ilvl w:val="0"/>
          <w:numId w:val="1035"/>
        </w:numPr>
      </w:pPr>
      <w:r>
        <w:rPr>
          <w:b/>
          <w:bCs/>
        </w:rPr>
        <w:t xml:space="preserve">Memory Management</w:t>
      </w:r>
      <w:r>
        <w:t xml:space="preserve">: Optimized memory usage for large projects</w:t>
      </w:r>
    </w:p>
    <w:p>
      <w:pPr>
        <w:pStyle w:val="Compact"/>
        <w:numPr>
          <w:ilvl w:val="0"/>
          <w:numId w:val="1035"/>
        </w:numPr>
      </w:pPr>
      <w:r>
        <w:rPr>
          <w:b/>
          <w:bCs/>
        </w:rPr>
        <w:t xml:space="preserve">Cache Management</w:t>
      </w:r>
      <w:r>
        <w:t xml:space="preserve">: Efficient cache invalidation</w:t>
      </w:r>
    </w:p>
    <w:bookmarkEnd w:id="89"/>
    <w:bookmarkEnd w:id="90"/>
    <w:bookmarkStart w:id="95" w:name="best-practices"/>
    <w:p>
      <w:pPr>
        <w:pStyle w:val="Heading3"/>
      </w:pPr>
      <w:r>
        <w:t xml:space="preserve">5.11. Best Practices</w:t>
      </w:r>
    </w:p>
    <w:bookmarkStart w:id="91" w:name="brand-development"/>
    <w:p>
      <w:pPr>
        <w:pStyle w:val="Heading4"/>
      </w:pPr>
      <w:r>
        <w:t xml:space="preserve">5.11.1. Brand Development</w:t>
      </w:r>
    </w:p>
    <w:p>
      <w:pPr>
        <w:pStyle w:val="Compact"/>
        <w:numPr>
          <w:ilvl w:val="0"/>
          <w:numId w:val="1036"/>
        </w:numPr>
      </w:pPr>
      <w:r>
        <w:rPr>
          <w:b/>
          <w:bCs/>
        </w:rPr>
        <w:t xml:space="preserve">Consistent Naming</w:t>
      </w:r>
      <w:r>
        <w:t xml:space="preserve">: Use consistent naming conventions for brands</w:t>
      </w:r>
    </w:p>
    <w:p>
      <w:pPr>
        <w:pStyle w:val="Compact"/>
        <w:numPr>
          <w:ilvl w:val="0"/>
          <w:numId w:val="1036"/>
        </w:numPr>
      </w:pPr>
      <w:r>
        <w:rPr>
          <w:b/>
          <w:bCs/>
        </w:rPr>
        <w:t xml:space="preserve">Modular CSS</w:t>
      </w:r>
      <w:r>
        <w:t xml:space="preserve">: Keep brand-specific styles modular and focused</w:t>
      </w:r>
    </w:p>
    <w:p>
      <w:pPr>
        <w:pStyle w:val="Compact"/>
        <w:numPr>
          <w:ilvl w:val="0"/>
          <w:numId w:val="1036"/>
        </w:numPr>
      </w:pPr>
      <w:r>
        <w:rPr>
          <w:b/>
          <w:bCs/>
        </w:rPr>
        <w:t xml:space="preserve">CSS Custom Properties</w:t>
      </w:r>
      <w:r>
        <w:t xml:space="preserve">: Use CSS custom properties for themeable values</w:t>
      </w:r>
    </w:p>
    <w:p>
      <w:pPr>
        <w:pStyle w:val="Compact"/>
        <w:numPr>
          <w:ilvl w:val="0"/>
          <w:numId w:val="1036"/>
        </w:numPr>
      </w:pPr>
      <w:r>
        <w:rPr>
          <w:b/>
          <w:bCs/>
        </w:rPr>
        <w:t xml:space="preserve">Documentation</w:t>
      </w:r>
      <w:r>
        <w:t xml:space="preserve">: Document brand-specific features and requirements</w:t>
      </w:r>
    </w:p>
    <w:bookmarkEnd w:id="91"/>
    <w:bookmarkStart w:id="92" w:name="theme-development"/>
    <w:p>
      <w:pPr>
        <w:pStyle w:val="Heading4"/>
      </w:pPr>
      <w:r>
        <w:t xml:space="preserve">5.11.2. Theme Development</w:t>
      </w:r>
    </w:p>
    <w:p>
      <w:pPr>
        <w:pStyle w:val="Compact"/>
        <w:numPr>
          <w:ilvl w:val="0"/>
          <w:numId w:val="1037"/>
        </w:numPr>
      </w:pPr>
      <w:r>
        <w:rPr>
          <w:b/>
          <w:bCs/>
        </w:rPr>
        <w:t xml:space="preserve">Semantic Variables</w:t>
      </w:r>
      <w:r>
        <w:t xml:space="preserve">: Use semantic variable names</w:t>
      </w:r>
    </w:p>
    <w:p>
      <w:pPr>
        <w:pStyle w:val="Compact"/>
        <w:numPr>
          <w:ilvl w:val="0"/>
          <w:numId w:val="1037"/>
        </w:numPr>
      </w:pPr>
      <w:r>
        <w:rPr>
          <w:b/>
          <w:bCs/>
        </w:rPr>
        <w:t xml:space="preserve">Responsive Design</w:t>
      </w:r>
      <w:r>
        <w:t xml:space="preserve">: Ensure themes work across all device sizes</w:t>
      </w:r>
    </w:p>
    <w:p>
      <w:pPr>
        <w:pStyle w:val="Compact"/>
        <w:numPr>
          <w:ilvl w:val="0"/>
          <w:numId w:val="1037"/>
        </w:numPr>
      </w:pPr>
      <w:r>
        <w:rPr>
          <w:b/>
          <w:bCs/>
        </w:rPr>
        <w:t xml:space="preserve">Accessibility</w:t>
      </w:r>
      <w:r>
        <w:t xml:space="preserve">: Maintain accessibility across all themes</w:t>
      </w:r>
    </w:p>
    <w:p>
      <w:pPr>
        <w:pStyle w:val="Compact"/>
        <w:numPr>
          <w:ilvl w:val="0"/>
          <w:numId w:val="1037"/>
        </w:numPr>
      </w:pPr>
      <w:r>
        <w:rPr>
          <w:b/>
          <w:bCs/>
        </w:rPr>
        <w:t xml:space="preserve">Performance</w:t>
      </w:r>
      <w:r>
        <w:t xml:space="preserve">: Optimize theme-specific styles for performance</w:t>
      </w:r>
    </w:p>
    <w:bookmarkEnd w:id="92"/>
    <w:bookmarkStart w:id="93" w:name="component-development"/>
    <w:p>
      <w:pPr>
        <w:pStyle w:val="Heading4"/>
      </w:pPr>
      <w:r>
        <w:t xml:space="preserve">5.11.3. Component Development</w:t>
      </w:r>
    </w:p>
    <w:p>
      <w:pPr>
        <w:pStyle w:val="Compact"/>
        <w:numPr>
          <w:ilvl w:val="0"/>
          <w:numId w:val="1038"/>
        </w:numPr>
      </w:pPr>
      <w:r>
        <w:rPr>
          <w:b/>
          <w:bCs/>
        </w:rPr>
        <w:t xml:space="preserve">Base Functionality</w:t>
      </w:r>
      <w:r>
        <w:t xml:space="preserve">: Keep base components generic and reusable</w:t>
      </w:r>
    </w:p>
    <w:p>
      <w:pPr>
        <w:pStyle w:val="Compact"/>
        <w:numPr>
          <w:ilvl w:val="0"/>
          <w:numId w:val="1038"/>
        </w:numPr>
      </w:pPr>
      <w:r>
        <w:rPr>
          <w:b/>
          <w:bCs/>
        </w:rPr>
        <w:t xml:space="preserve">Brand Overrides</w:t>
      </w:r>
      <w:r>
        <w:t xml:space="preserve">: Use brand overrides for specific customizations</w:t>
      </w:r>
    </w:p>
    <w:p>
      <w:pPr>
        <w:pStyle w:val="Compact"/>
        <w:numPr>
          <w:ilvl w:val="0"/>
          <w:numId w:val="1038"/>
        </w:numPr>
      </w:pPr>
      <w:r>
        <w:rPr>
          <w:b/>
          <w:bCs/>
        </w:rPr>
        <w:t xml:space="preserve">Configuration</w:t>
      </w:r>
      <w:r>
        <w:t xml:space="preserve">: Use configuration for feature flags and settings</w:t>
      </w:r>
    </w:p>
    <w:p>
      <w:pPr>
        <w:pStyle w:val="Compact"/>
        <w:numPr>
          <w:ilvl w:val="0"/>
          <w:numId w:val="1038"/>
        </w:numPr>
      </w:pPr>
      <w:r>
        <w:rPr>
          <w:b/>
          <w:bCs/>
        </w:rPr>
        <w:t xml:space="preserve">Testing</w:t>
      </w:r>
      <w:r>
        <w:t xml:space="preserve">: Test components across all brands and themes</w:t>
      </w:r>
    </w:p>
    <w:bookmarkEnd w:id="93"/>
    <w:bookmarkStart w:id="94" w:name="build-and-deployment"/>
    <w:p>
      <w:pPr>
        <w:pStyle w:val="Heading4"/>
      </w:pPr>
      <w:r>
        <w:t xml:space="preserve">5.11.4. Build and Deployment</w:t>
      </w:r>
    </w:p>
    <w:p>
      <w:pPr>
        <w:pStyle w:val="Compact"/>
        <w:numPr>
          <w:ilvl w:val="0"/>
          <w:numId w:val="1039"/>
        </w:numPr>
      </w:pPr>
      <w:r>
        <w:rPr>
          <w:b/>
          <w:bCs/>
        </w:rPr>
        <w:t xml:space="preserve">Automated Builds</w:t>
      </w:r>
      <w:r>
        <w:t xml:space="preserve">: Use automated build processes</w:t>
      </w:r>
    </w:p>
    <w:p>
      <w:pPr>
        <w:pStyle w:val="Compact"/>
        <w:numPr>
          <w:ilvl w:val="0"/>
          <w:numId w:val="1039"/>
        </w:numPr>
      </w:pPr>
      <w:r>
        <w:rPr>
          <w:b/>
          <w:bCs/>
        </w:rPr>
        <w:t xml:space="preserve">Environment Management</w:t>
      </w:r>
      <w:r>
        <w:t xml:space="preserve">: Separate development and production environments</w:t>
      </w:r>
    </w:p>
    <w:p>
      <w:pPr>
        <w:pStyle w:val="Compact"/>
        <w:numPr>
          <w:ilvl w:val="0"/>
          <w:numId w:val="1039"/>
        </w:numPr>
      </w:pPr>
      <w:r>
        <w:rPr>
          <w:b/>
          <w:bCs/>
        </w:rPr>
        <w:t xml:space="preserve">Version Control</w:t>
      </w:r>
      <w:r>
        <w:t xml:space="preserve">: Maintain proper version control for all assets</w:t>
      </w:r>
    </w:p>
    <w:p>
      <w:pPr>
        <w:pStyle w:val="Compact"/>
        <w:numPr>
          <w:ilvl w:val="0"/>
          <w:numId w:val="1039"/>
        </w:numPr>
      </w:pPr>
      <w:r>
        <w:rPr>
          <w:b/>
          <w:bCs/>
        </w:rPr>
        <w:t xml:space="preserve">Monitoring</w:t>
      </w:r>
      <w:r>
        <w:t xml:space="preserve">: Monitor build performance and errors</w:t>
      </w:r>
    </w:p>
    <w:bookmarkEnd w:id="94"/>
    <w:bookmarkEnd w:id="95"/>
    <w:bookmarkStart w:id="98" w:name="use-cases-and-benefits"/>
    <w:p>
      <w:pPr>
        <w:pStyle w:val="Heading3"/>
      </w:pPr>
      <w:r>
        <w:t xml:space="preserve">5.12. Use Cases and Benefits</w:t>
      </w:r>
    </w:p>
    <w:bookmarkStart w:id="96" w:name="enterprise-organizations"/>
    <w:p>
      <w:pPr>
        <w:pStyle w:val="Heading4"/>
      </w:pPr>
      <w:r>
        <w:t xml:space="preserve">5.12.1. Enterprise Organizations</w:t>
      </w:r>
    </w:p>
    <w:p>
      <w:pPr>
        <w:pStyle w:val="FirstParagraph"/>
      </w:pPr>
      <w:r>
        <w:rPr>
          <w:b/>
          <w:bCs/>
        </w:rPr>
        <w:t xml:space="preserve">Use Cases</w:t>
      </w:r>
      <w:r>
        <w:t xml:space="preserve">:</w:t>
      </w:r>
      <w:r>
        <w:t xml:space="preserve"> </w:t>
      </w:r>
      <w:r>
        <w:t xml:space="preserve">- Multiple subsidiary brands under one parent company</w:t>
      </w:r>
      <w:r>
        <w:t xml:space="preserve"> </w:t>
      </w:r>
      <w:r>
        <w:t xml:space="preserve">- Regional brand variations</w:t>
      </w:r>
      <w:r>
        <w:t xml:space="preserve"> </w:t>
      </w:r>
      <w:r>
        <w:t xml:space="preserve">- Product-specific brand experiences</w:t>
      </w:r>
      <w:r>
        <w:t xml:space="preserve"> </w:t>
      </w:r>
      <w:r>
        <w:t xml:space="preserve">- Partner brand integrations</w:t>
      </w:r>
    </w:p>
    <w:p>
      <w:pPr>
        <w:pStyle w:val="BodyText"/>
      </w:pPr>
      <w:r>
        <w:rPr>
          <w:b/>
          <w:bCs/>
        </w:rPr>
        <w:t xml:space="preserve">Benefits</w:t>
      </w:r>
      <w:r>
        <w:t xml:space="preserve">:</w:t>
      </w:r>
      <w:r>
        <w:t xml:space="preserve"> </w:t>
      </w:r>
      <w:r>
        <w:t xml:space="preserve">- Centralized codebase management</w:t>
      </w:r>
      <w:r>
        <w:t xml:space="preserve"> </w:t>
      </w:r>
      <w:r>
        <w:t xml:space="preserve">- Consistent user experience across brands</w:t>
      </w:r>
      <w:r>
        <w:t xml:space="preserve"> </w:t>
      </w:r>
      <w:r>
        <w:t xml:space="preserve">- Reduced development and maintenance costs</w:t>
      </w:r>
      <w:r>
        <w:t xml:space="preserve"> </w:t>
      </w:r>
      <w:r>
        <w:t xml:space="preserve">- Faster time to market for new brands</w:t>
      </w:r>
    </w:p>
    <w:bookmarkEnd w:id="96"/>
    <w:bookmarkStart w:id="97" w:name="digital-agencies"/>
    <w:p>
      <w:pPr>
        <w:pStyle w:val="Heading4"/>
      </w:pPr>
      <w:r>
        <w:t xml:space="preserve">5.12.2. Digital Agencies</w:t>
      </w:r>
    </w:p>
    <w:p>
      <w:pPr>
        <w:pStyle w:val="FirstParagraph"/>
      </w:pPr>
      <w:r>
        <w:rPr>
          <w:b/>
          <w:bCs/>
        </w:rPr>
        <w:t xml:space="preserve">Use Cases</w:t>
      </w:r>
      <w:r>
        <w:t xml:space="preserve">:</w:t>
      </w:r>
      <w:r>
        <w:t xml:space="preserve"> </w:t>
      </w:r>
      <w:r>
        <w:t xml:space="preserve">- Client brand management</w:t>
      </w:r>
      <w:r>
        <w:t xml:space="preserve"> </w:t>
      </w:r>
      <w:r>
        <w:t xml:space="preserve">- Multi-client projects</w:t>
      </w:r>
      <w:r>
        <w:t xml:space="preserve"> </w:t>
      </w:r>
      <w:r>
        <w:t xml:space="preserve">- Brand portfolio management</w:t>
      </w:r>
      <w:r>
        <w:t xml:space="preserve"> </w:t>
      </w:r>
      <w:r>
        <w:t xml:space="preserve">- Rapid prototyping for different brands</w:t>
      </w:r>
    </w:p>
    <w:p>
      <w:pPr>
        <w:pStyle w:val="BodyText"/>
      </w:pPr>
      <w:r>
        <w:rPr>
          <w:b/>
          <w:bCs/>
        </w:rPr>
        <w:t xml:space="preserve">Benefits</w:t>
      </w:r>
      <w:r>
        <w:t xml:space="preserve">:</w:t>
      </w:r>
      <w:r>
        <w:t xml:space="preserve"> </w:t>
      </w:r>
      <w:r>
        <w:t xml:space="preserve">- Efficient client project management</w:t>
      </w:r>
      <w:r>
        <w:t xml:space="preserve"> </w:t>
      </w:r>
      <w:r>
        <w:t xml:space="preserve">- Reusable component library</w:t>
      </w:r>
      <w:r>
        <w:t xml:space="preserve"> </w:t>
      </w:r>
      <w:r>
        <w:t xml:space="preserve">- Scalable development process</w:t>
      </w:r>
      <w:r>
        <w:t xml:space="preserve"> </w:t>
      </w:r>
      <w:r>
        <w:t xml:space="preserve">- Consistent quality across projects</w:t>
      </w:r>
    </w:p>
    <w:bookmarkEnd w:id="97"/>
    <w:bookmarkEnd w:id="98"/>
    <w:bookmarkStart w:id="99" w:name="scope-for-optimization"/>
    <w:p>
      <w:pPr>
        <w:pStyle w:val="Heading3"/>
      </w:pPr>
      <w:r>
        <w:t xml:space="preserve">5.13. Scope for Optimization</w:t>
      </w:r>
    </w:p>
    <w:p>
      <w:pPr>
        <w:pStyle w:val="FirstParagraph"/>
      </w:pPr>
      <w:r>
        <w:rPr>
          <w:b/>
          <w:bCs/>
        </w:rPr>
        <w:t xml:space="preserve">Performance Optimization:</w:t>
      </w:r>
    </w:p>
    <w:p>
      <w:pPr>
        <w:pStyle w:val="BodyText"/>
      </w:pPr>
      <w:r>
        <w:t xml:space="preserve">As multi-brand applications grow in complexity, there’s an increasing need to optimize performance and responsiveness for seamless user experiences across all brands. The Multi-Brand Architecture offers several optimization opportunities:</w:t>
      </w:r>
    </w:p>
    <w:p>
      <w:pPr>
        <w:pStyle w:val="Compact"/>
        <w:numPr>
          <w:ilvl w:val="0"/>
          <w:numId w:val="1040"/>
        </w:numPr>
      </w:pPr>
      <w:r>
        <w:rPr>
          <w:b/>
          <w:bCs/>
        </w:rPr>
        <w:t xml:space="preserve">CSS Optimization</w:t>
      </w:r>
      <w:r>
        <w:t xml:space="preserve">: Minification, unused code elimination, group media queries and efficient caching strategies</w:t>
      </w:r>
    </w:p>
    <w:p>
      <w:pPr>
        <w:pStyle w:val="Compact"/>
        <w:numPr>
          <w:ilvl w:val="0"/>
          <w:numId w:val="1040"/>
        </w:numPr>
      </w:pPr>
      <w:r>
        <w:rPr>
          <w:b/>
          <w:bCs/>
        </w:rPr>
        <w:t xml:space="preserve">JavaScript Optimization</w:t>
      </w:r>
      <w:r>
        <w:t xml:space="preserve">: Merging base + brand JS files and configuration caching</w:t>
      </w:r>
    </w:p>
    <w:p>
      <w:pPr>
        <w:pStyle w:val="Compact"/>
        <w:numPr>
          <w:ilvl w:val="0"/>
          <w:numId w:val="1040"/>
        </w:numPr>
      </w:pPr>
      <w:r>
        <w:rPr>
          <w:b/>
          <w:bCs/>
        </w:rPr>
        <w:t xml:space="preserve">Build Performance</w:t>
      </w:r>
      <w:r>
        <w:t xml:space="preserve">: Migrate build tools (Webpack or Vite)</w:t>
      </w:r>
    </w:p>
    <w:bookmarkEnd w:id="99"/>
    <w:bookmarkEnd w:id="100"/>
    <w:bookmarkStart w:id="104" w:name="future-considerations"/>
    <w:p>
      <w:pPr>
        <w:pStyle w:val="Heading2"/>
      </w:pPr>
      <w:r>
        <w:t xml:space="preserve">6. Future Considerations</w:t>
      </w:r>
    </w:p>
    <w:bookmarkStart w:id="101" w:name="multi-brand-architecture-in-headless-aem"/>
    <w:p>
      <w:pPr>
        <w:pStyle w:val="Heading3"/>
      </w:pPr>
      <w:r>
        <w:t xml:space="preserve">6.1. Multi-Brand Architecture in Headless AEM</w:t>
      </w:r>
    </w:p>
    <w:p>
      <w:pPr>
        <w:pStyle w:val="FirstParagraph"/>
      </w:pPr>
      <w:r>
        <w:t xml:space="preserve">A headless CMS approach, like AEM, decouples the backend (content management) from the frontend (presentation layer). This approach allows developers to use AEM solely for content creation and management while using other technologies for rendering and displaying content on various channels. It offers benefits like flexibility, scalability, and the ability to deliver content to different platforms, enabling organizations to future-proof their multi-brand digital experiences.</w:t>
      </w:r>
    </w:p>
    <w:bookmarkEnd w:id="101"/>
    <w:bookmarkStart w:id="102" w:name="advanced-theme-management"/>
    <w:p>
      <w:pPr>
        <w:pStyle w:val="Heading3"/>
      </w:pPr>
      <w:r>
        <w:t xml:space="preserve">6.2. Advanced Theme Management</w:t>
      </w:r>
    </w:p>
    <w:p>
      <w:pPr>
        <w:pStyle w:val="FirstParagraph"/>
      </w:pPr>
      <w:r>
        <w:t xml:space="preserve">Future enhancements to the theme management system could include:</w:t>
      </w:r>
    </w:p>
    <w:p>
      <w:pPr>
        <w:pStyle w:val="Compact"/>
        <w:numPr>
          <w:ilvl w:val="0"/>
          <w:numId w:val="1041"/>
        </w:numPr>
      </w:pPr>
      <w:r>
        <w:rPr>
          <w:b/>
          <w:bCs/>
        </w:rPr>
        <w:t xml:space="preserve">Dynamic Theme Switching</w:t>
      </w:r>
      <w:r>
        <w:t xml:space="preserve">: Real-time theme switching based on user preferences</w:t>
      </w:r>
    </w:p>
    <w:p>
      <w:pPr>
        <w:pStyle w:val="Compact"/>
        <w:numPr>
          <w:ilvl w:val="0"/>
          <w:numId w:val="1041"/>
        </w:numPr>
      </w:pPr>
      <w:r>
        <w:rPr>
          <w:b/>
          <w:bCs/>
        </w:rPr>
        <w:t xml:space="preserve">Advanced Personalization</w:t>
      </w:r>
      <w:r>
        <w:t xml:space="preserve">: AI-driven theme recommendations based on user behavior</w:t>
      </w:r>
    </w:p>
    <w:p>
      <w:pPr>
        <w:pStyle w:val="Compact"/>
        <w:numPr>
          <w:ilvl w:val="0"/>
          <w:numId w:val="1041"/>
        </w:numPr>
      </w:pPr>
      <w:r>
        <w:rPr>
          <w:b/>
          <w:bCs/>
        </w:rPr>
        <w:t xml:space="preserve">Theme Analytics</w:t>
      </w:r>
      <w:r>
        <w:t xml:space="preserve">: Comprehensive analytics for theme performance and user engagement</w:t>
      </w:r>
    </w:p>
    <w:p>
      <w:pPr>
        <w:pStyle w:val="Compact"/>
        <w:numPr>
          <w:ilvl w:val="0"/>
          <w:numId w:val="1041"/>
        </w:numPr>
      </w:pPr>
      <w:r>
        <w:rPr>
          <w:b/>
          <w:bCs/>
        </w:rPr>
        <w:t xml:space="preserve">Automated Theme Generation</w:t>
      </w:r>
      <w:r>
        <w:t xml:space="preserve">: AI-assisted theme creation based on brand guidelines</w:t>
      </w:r>
    </w:p>
    <w:bookmarkEnd w:id="102"/>
    <w:bookmarkStart w:id="103" w:name="performance-optimization-strategies"/>
    <w:p>
      <w:pPr>
        <w:pStyle w:val="Heading3"/>
      </w:pPr>
      <w:r>
        <w:t xml:space="preserve">6.3. Performance Optimization Strategies</w:t>
      </w:r>
    </w:p>
    <w:p>
      <w:pPr>
        <w:pStyle w:val="FirstParagraph"/>
      </w:pPr>
      <w:r>
        <w:t xml:space="preserve">Advanced performance optimization strategies could include:</w:t>
      </w:r>
    </w:p>
    <w:p>
      <w:pPr>
        <w:pStyle w:val="Compact"/>
        <w:numPr>
          <w:ilvl w:val="0"/>
          <w:numId w:val="1042"/>
        </w:numPr>
      </w:pPr>
      <w:r>
        <w:rPr>
          <w:b/>
          <w:bCs/>
        </w:rPr>
        <w:t xml:space="preserve">Web Workers</w:t>
      </w:r>
      <w:r>
        <w:t xml:space="preserve">: Background processing for complex brand-specific operations</w:t>
      </w:r>
    </w:p>
    <w:p>
      <w:pPr>
        <w:pStyle w:val="Compact"/>
        <w:numPr>
          <w:ilvl w:val="0"/>
          <w:numId w:val="1042"/>
        </w:numPr>
      </w:pPr>
      <w:r>
        <w:rPr>
          <w:b/>
          <w:bCs/>
        </w:rPr>
        <w:t xml:space="preserve">Service Workers</w:t>
      </w:r>
      <w:r>
        <w:t xml:space="preserve">: Offline capabilities and advanced caching strategies</w:t>
      </w:r>
    </w:p>
    <w:bookmarkEnd w:id="103"/>
    <w:bookmarkEnd w:id="104"/>
    <w:bookmarkStart w:id="105" w:name="conclusions"/>
    <w:p>
      <w:pPr>
        <w:pStyle w:val="Heading2"/>
      </w:pPr>
      <w:r>
        <w:t xml:space="preserve">7. Conclusions</w:t>
      </w:r>
    </w:p>
    <w:p>
      <w:pPr>
        <w:pStyle w:val="FirstParagraph"/>
      </w:pPr>
      <w:r>
        <w:t xml:space="preserve">In this whitepaper, we explored the methods of implementing a comprehensive Multi-Brand Architecture that leverages Adobe Experience Manager (AEM) as a powerful platform for managing multiple brand experiences. By adopting this approach, organizations can unlock a variety of benefits, empower their development teams, and create seamless, future-proof digital experiences for their users across all brands.</w:t>
      </w:r>
    </w:p>
    <w:bookmarkEnd w:id="105"/>
    <w:bookmarkStart w:id="125" w:name="resources"/>
    <w:p>
      <w:pPr>
        <w:pStyle w:val="Heading2"/>
      </w:pPr>
      <w:r>
        <w:t xml:space="preserve">8. Resources</w:t>
      </w:r>
    </w:p>
    <w:bookmarkStart w:id="111" w:name="documentation-and-guides"/>
    <w:p>
      <w:pPr>
        <w:pStyle w:val="Heading3"/>
      </w:pPr>
      <w:r>
        <w:t xml:space="preserve">8.1. Documentation and Guides</w:t>
      </w:r>
    </w:p>
    <w:p>
      <w:pPr>
        <w:pStyle w:val="Compact"/>
        <w:numPr>
          <w:ilvl w:val="0"/>
          <w:numId w:val="1043"/>
        </w:numPr>
      </w:pPr>
      <w:hyperlink r:id="rId106">
        <w:r>
          <w:rPr>
            <w:rStyle w:val="Hyperlink"/>
          </w:rPr>
          <w:t xml:space="preserve">AEM Documentation</w:t>
        </w:r>
      </w:hyperlink>
    </w:p>
    <w:p>
      <w:pPr>
        <w:pStyle w:val="Compact"/>
        <w:numPr>
          <w:ilvl w:val="0"/>
          <w:numId w:val="1043"/>
        </w:numPr>
      </w:pPr>
      <w:hyperlink r:id="rId107">
        <w:r>
          <w:rPr>
            <w:rStyle w:val="Hyperlink"/>
          </w:rPr>
          <w:t xml:space="preserve">Developer Tutorial</w:t>
        </w:r>
      </w:hyperlink>
    </w:p>
    <w:p>
      <w:pPr>
        <w:pStyle w:val="Compact"/>
        <w:numPr>
          <w:ilvl w:val="0"/>
          <w:numId w:val="1043"/>
        </w:numPr>
      </w:pPr>
      <w:hyperlink r:id="rId108">
        <w:r>
          <w:rPr>
            <w:rStyle w:val="Hyperlink"/>
          </w:rPr>
          <w:t xml:space="preserve">The Anatomy of a Project</w:t>
        </w:r>
      </w:hyperlink>
    </w:p>
    <w:p>
      <w:pPr>
        <w:pStyle w:val="Compact"/>
        <w:numPr>
          <w:ilvl w:val="0"/>
          <w:numId w:val="1043"/>
        </w:numPr>
      </w:pPr>
      <w:hyperlink r:id="rId109">
        <w:r>
          <w:rPr>
            <w:rStyle w:val="Hyperlink"/>
          </w:rPr>
          <w:t xml:space="preserve">Web Performance</w:t>
        </w:r>
      </w:hyperlink>
    </w:p>
    <w:p>
      <w:pPr>
        <w:pStyle w:val="Compact"/>
        <w:numPr>
          <w:ilvl w:val="0"/>
          <w:numId w:val="1043"/>
        </w:numPr>
      </w:pPr>
      <w:hyperlink r:id="rId110">
        <w:r>
          <w:rPr>
            <w:rStyle w:val="Hyperlink"/>
          </w:rPr>
          <w:t xml:space="preserve">Markup, Sections, Blocks, and Auto Blocking</w:t>
        </w:r>
      </w:hyperlink>
    </w:p>
    <w:bookmarkEnd w:id="111"/>
    <w:bookmarkStart w:id="115" w:name="multi-brand-architecture-resources"/>
    <w:p>
      <w:pPr>
        <w:pStyle w:val="Heading3"/>
      </w:pPr>
      <w:r>
        <w:t xml:space="preserve">8.2. Multi-Brand Architecture Resources</w:t>
      </w:r>
    </w:p>
    <w:p>
      <w:pPr>
        <w:pStyle w:val="Compact"/>
        <w:numPr>
          <w:ilvl w:val="0"/>
          <w:numId w:val="1044"/>
        </w:numPr>
      </w:pPr>
      <w:hyperlink r:id="rId112">
        <w:r>
          <w:rPr>
            <w:rStyle w:val="Hyperlink"/>
          </w:rPr>
          <w:t xml:space="preserve">GitHub Repository</w:t>
        </w:r>
      </w:hyperlink>
    </w:p>
    <w:p>
      <w:pPr>
        <w:pStyle w:val="Compact"/>
        <w:numPr>
          <w:ilvl w:val="0"/>
          <w:numId w:val="1044"/>
        </w:numPr>
      </w:pPr>
      <w:hyperlink r:id="rId113">
        <w:r>
          <w:rPr>
            <w:rStyle w:val="Hyperlink"/>
          </w:rPr>
          <w:t xml:space="preserve">Project Documentation</w:t>
        </w:r>
      </w:hyperlink>
    </w:p>
    <w:p>
      <w:pPr>
        <w:pStyle w:val="Compact"/>
        <w:numPr>
          <w:ilvl w:val="0"/>
          <w:numId w:val="1044"/>
        </w:numPr>
      </w:pPr>
      <w:hyperlink r:id="rId114">
        <w:r>
          <w:rPr>
            <w:rStyle w:val="Hyperlink"/>
          </w:rPr>
          <w:t xml:space="preserve">Community Support</w:t>
        </w:r>
      </w:hyperlink>
    </w:p>
    <w:bookmarkEnd w:id="115"/>
    <w:bookmarkStart w:id="119" w:name="development-tools"/>
    <w:p>
      <w:pPr>
        <w:pStyle w:val="Heading3"/>
      </w:pPr>
      <w:r>
        <w:t xml:space="preserve">8.3. Development Tools</w:t>
      </w:r>
    </w:p>
    <w:p>
      <w:pPr>
        <w:pStyle w:val="Compact"/>
        <w:numPr>
          <w:ilvl w:val="0"/>
          <w:numId w:val="1045"/>
        </w:numPr>
      </w:pPr>
      <w:hyperlink r:id="rId116">
        <w:r>
          <w:rPr>
            <w:rStyle w:val="Hyperlink"/>
          </w:rPr>
          <w:t xml:space="preserve">AEM CLI</w:t>
        </w:r>
      </w:hyperlink>
    </w:p>
    <w:p>
      <w:pPr>
        <w:pStyle w:val="Compact"/>
        <w:numPr>
          <w:ilvl w:val="0"/>
          <w:numId w:val="1045"/>
        </w:numPr>
      </w:pPr>
      <w:hyperlink r:id="rId117">
        <w:r>
          <w:rPr>
            <w:rStyle w:val="Hyperlink"/>
          </w:rPr>
          <w:t xml:space="preserve">AEM Code Sync GitHub App</w:t>
        </w:r>
      </w:hyperlink>
    </w:p>
    <w:p>
      <w:pPr>
        <w:pStyle w:val="Compact"/>
        <w:numPr>
          <w:ilvl w:val="0"/>
          <w:numId w:val="1045"/>
        </w:numPr>
      </w:pPr>
      <w:hyperlink r:id="rId118">
        <w:r>
          <w:rPr>
            <w:rStyle w:val="Hyperlink"/>
          </w:rPr>
          <w:t xml:space="preserve">Adobe AEM Boilerplate</w:t>
        </w:r>
      </w:hyperlink>
    </w:p>
    <w:bookmarkEnd w:id="119"/>
    <w:bookmarkStart w:id="124" w:name="best-practices-and-standards"/>
    <w:p>
      <w:pPr>
        <w:pStyle w:val="Heading3"/>
      </w:pPr>
      <w:r>
        <w:t xml:space="preserve">8.4. Best Practices and Standards</w:t>
      </w:r>
    </w:p>
    <w:p>
      <w:pPr>
        <w:pStyle w:val="Compact"/>
        <w:numPr>
          <w:ilvl w:val="0"/>
          <w:numId w:val="1046"/>
        </w:numPr>
      </w:pPr>
      <w:hyperlink r:id="rId120">
        <w:r>
          <w:rPr>
            <w:rStyle w:val="Hyperlink"/>
          </w:rPr>
          <w:t xml:space="preserve">CSS Custom Properties</w:t>
        </w:r>
      </w:hyperlink>
    </w:p>
    <w:p>
      <w:pPr>
        <w:pStyle w:val="Compact"/>
        <w:numPr>
          <w:ilvl w:val="0"/>
          <w:numId w:val="1046"/>
        </w:numPr>
      </w:pPr>
      <w:hyperlink r:id="rId121">
        <w:r>
          <w:rPr>
            <w:rStyle w:val="Hyperlink"/>
          </w:rPr>
          <w:t xml:space="preserve">Component Architecture</w:t>
        </w:r>
      </w:hyperlink>
    </w:p>
    <w:p>
      <w:pPr>
        <w:pStyle w:val="Compact"/>
        <w:numPr>
          <w:ilvl w:val="0"/>
          <w:numId w:val="1046"/>
        </w:numPr>
      </w:pPr>
      <w:hyperlink r:id="rId122">
        <w:r>
          <w:rPr>
            <w:rStyle w:val="Hyperlink"/>
          </w:rPr>
          <w:t xml:space="preserve">Design Systems</w:t>
        </w:r>
      </w:hyperlink>
    </w:p>
    <w:p>
      <w:pPr>
        <w:pStyle w:val="Compact"/>
        <w:numPr>
          <w:ilvl w:val="0"/>
          <w:numId w:val="1046"/>
        </w:numPr>
      </w:pPr>
      <w:hyperlink r:id="rId123">
        <w:r>
          <w:rPr>
            <w:rStyle w:val="Hyperlink"/>
          </w:rPr>
          <w:t xml:space="preserve">Micro Frontend Architecture</w:t>
        </w:r>
      </w:hyperlink>
    </w:p>
    <w:p>
      <w:r>
        <w:pict>
          <v:rect style="width:0;height:1.5pt" o:hralign="center" o:hrstd="t" o:hr="t"/>
        </w:pict>
      </w:r>
    </w:p>
    <w:p>
      <w:pPr>
        <w:pStyle w:val="FirstParagraph"/>
      </w:pPr>
      <w:r>
        <w:rPr>
          <w:i/>
          <w:iCs/>
        </w:rPr>
        <w:t xml:space="preserve">This whitepaper provides a comprehensive overview of the EDS Multibrand system. For detailed technical documentation, implementation guides, and best practices, please refer to the project documentation at https://github.com/acs-ui/eds-multi-brand.</w:t>
      </w:r>
    </w:p>
    <w:bookmarkEnd w:id="124"/>
    <w:bookmarkEnd w:id="125"/>
    <w:bookmarkEnd w:id="126"/>
    <w:sectPr w:rsidR="008C4DEF" w:rsidRPr="00910129">
      <w:headerReference r:id="rId28" w:type="default"/>
      <w:footerReference r:id="rId29" w:type="even"/>
      <w:footerReference r:id="rId30" w:type="default"/>
      <w:footerReference r:id="rId31" w:type="first"/>
      <w:pgSz w:h="16840" w:w="11900"/>
      <w:pgMar w:bottom="1440" w:footer="708" w:gutter="0" w:header="397" w:left="1440" w:right="1440" w:top="144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dobe Clean ExtraBold">
    <w:altName w:val="Calibri"/>
    <w:panose1 w:val="020B0903020404020204"/>
    <w:charset w:val="00"/>
    <w:family w:val="swiss"/>
    <w:notTrueType/>
    <w:pitch w:val="variable"/>
    <w:sig w:usb0="20000287" w:usb1="00000001" w:usb2="00000000" w:usb3="00000000" w:csb0="0000019F" w:csb1="00000000"/>
  </w:font>
  <w:font w:name="Calibri">
    <w:panose1 w:val="020F0502020204030204"/>
    <w:charset w:val="00"/>
    <w:family w:val="swiss"/>
    <w:pitch w:val="variable"/>
    <w:sig w:usb0="E0002AFF" w:usb1="C000247B" w:usb2="00000009" w:usb3="00000000" w:csb0="000001FF" w:csb1="00000000"/>
  </w:font>
  <w:font w:name="Adobe Clean Light">
    <w:panose1 w:val="020B0604020202020204"/>
    <w:charset w:val="00"/>
    <w:family w:val="swiss"/>
    <w:notTrueType/>
    <w:pitch w:val="variable"/>
    <w:sig w:usb0="20000287" w:usb1="00000001"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dobe Clean">
    <w:panose1 w:val="020B0604020202020204"/>
    <w:charset w:val="00"/>
    <w:family w:val="swiss"/>
    <w:notTrueType/>
    <w:pitch w:val="variable"/>
    <w:sig w:usb0="20000287" w:usb1="00000001"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Adobe Clean SemiLight">
    <w:panose1 w:val="020B0604020202020204"/>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B22DF" w14:textId="6B9E16E1" w:rsidR="000E3CD2" w:rsidRDefault="009F7C7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4DC57FE8" w14:textId="77777777" w:rsidR="000E3CD2" w:rsidRDefault="000E3C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84329207"/>
      <w:docPartObj>
        <w:docPartGallery w:val="Page Numbers (Bottom of Page)"/>
        <w:docPartUnique/>
      </w:docPartObj>
    </w:sdtPr>
    <w:sdtContent>
      <w:p w14:paraId="2B526332" w14:textId="77777777" w:rsidR="000E3CD2" w:rsidRDefault="009F7C7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2B4421E" w14:textId="77777777" w:rsidR="000E3CD2" w:rsidRDefault="000E3C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A2C78" w14:textId="77777777" w:rsidR="000E3CD2" w:rsidRDefault="000E3CD2">
    <w:pPr>
      <w:pStyle w:val="Footer"/>
      <w:tabs>
        <w:tab w:val="center" w:pos="3686"/>
      </w:tabs>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5685E" w14:textId="3A3C4093" w:rsidR="000E3CD2" w:rsidRPr="00CC47F4" w:rsidRDefault="009F7C7A" w:rsidP="00CC47F4">
    <w:pPr>
      <w:pStyle w:val="PageHeader"/>
      <w:ind w:left="0"/>
      <w:rPr>
        <w:b/>
        <w:bCs/>
      </w:rPr>
    </w:pPr>
    <w:r w:rsidRPr="00CC47F4">
      <w:rPr>
        <w:b/>
        <w:bCs/>
        <w:noProof/>
      </w:rPr>
      <mc:AlternateContent>
        <mc:Choice Requires="wpg">
          <w:drawing>
            <wp:anchor distT="0" distB="0" distL="114300" distR="114300" simplePos="0" relativeHeight="251658241" behindDoc="0" locked="0" layoutInCell="1" allowOverlap="1" wp14:anchorId="6C5DA907" wp14:editId="72F55829">
              <wp:simplePos x="0" y="0"/>
              <wp:positionH relativeFrom="rightMargin">
                <wp:posOffset>342900</wp:posOffset>
              </wp:positionH>
              <wp:positionV relativeFrom="paragraph">
                <wp:posOffset>-50800</wp:posOffset>
              </wp:positionV>
              <wp:extent cx="304800" cy="431800"/>
              <wp:effectExtent l="0" t="0" r="0" b="6350"/>
              <wp:wrapNone/>
              <wp:docPr id="13" name="Group 13"/>
              <wp:cNvGraphicFramePr/>
              <a:graphic xmlns:a="http://schemas.openxmlformats.org/drawingml/2006/main">
                <a:graphicData uri="http://schemas.microsoft.com/office/word/2010/wordprocessingGroup">
                  <wpg:wgp>
                    <wpg:cNvGrpSpPr/>
                    <wpg:grpSpPr>
                      <a:xfrm>
                        <a:off x="0" y="0"/>
                        <a:ext cx="304800" cy="431800"/>
                        <a:chOff x="0" y="0"/>
                        <a:chExt cx="527685" cy="721360"/>
                      </a:xfrm>
                    </wpg:grpSpPr>
                    <wps:wsp>
                      <wps:cNvPr id="14" name="Freeform: Shape 14"/>
                      <wps:cNvSpPr>
                        <a:spLocks/>
                      </wps:cNvSpPr>
                      <wps:spPr bwMode="auto">
                        <a:xfrm>
                          <a:off x="6350" y="546100"/>
                          <a:ext cx="521335" cy="175260"/>
                        </a:xfrm>
                        <a:custGeom>
                          <a:avLst/>
                          <a:gdLst>
                            <a:gd name="T0" fmla="+- 0 10663 10512"/>
                            <a:gd name="T1" fmla="*/ T0 w 821"/>
                            <a:gd name="T2" fmla="+- 0 -839 -1003"/>
                            <a:gd name="T3" fmla="*/ -839 h 276"/>
                            <a:gd name="T4" fmla="+- 0 10626 10512"/>
                            <a:gd name="T5" fmla="*/ T4 w 821"/>
                            <a:gd name="T6" fmla="+- 0 -988 -1003"/>
                            <a:gd name="T7" fmla="*/ -988 h 276"/>
                            <a:gd name="T8" fmla="+- 0 10584 10512"/>
                            <a:gd name="T9" fmla="*/ T8 w 821"/>
                            <a:gd name="T10" fmla="+- 0 -867 -1003"/>
                            <a:gd name="T11" fmla="*/ -867 h 276"/>
                            <a:gd name="T12" fmla="+- 0 10598 10512"/>
                            <a:gd name="T13" fmla="*/ T12 w 821"/>
                            <a:gd name="T14" fmla="+- 0 -942 -1003"/>
                            <a:gd name="T15" fmla="*/ -942 h 276"/>
                            <a:gd name="T16" fmla="+- 0 10618 10512"/>
                            <a:gd name="T17" fmla="*/ T16 w 821"/>
                            <a:gd name="T18" fmla="+- 0 -839 -1003"/>
                            <a:gd name="T19" fmla="*/ -839 h 276"/>
                            <a:gd name="T20" fmla="+- 0 10567 10512"/>
                            <a:gd name="T21" fmla="*/ T20 w 821"/>
                            <a:gd name="T22" fmla="+- 0 -970 -1003"/>
                            <a:gd name="T23" fmla="*/ -970 h 276"/>
                            <a:gd name="T24" fmla="+- 0 10513 10512"/>
                            <a:gd name="T25" fmla="*/ T24 w 821"/>
                            <a:gd name="T26" fmla="+- 0 -730 -1003"/>
                            <a:gd name="T27" fmla="*/ -730 h 276"/>
                            <a:gd name="T28" fmla="+- 0 10570 10512"/>
                            <a:gd name="T29" fmla="*/ T28 w 821"/>
                            <a:gd name="T30" fmla="+- 0 -796 -1003"/>
                            <a:gd name="T31" fmla="*/ -796 h 276"/>
                            <a:gd name="T32" fmla="+- 0 10642 10512"/>
                            <a:gd name="T33" fmla="*/ T32 w 821"/>
                            <a:gd name="T34" fmla="+- 0 -730 -1003"/>
                            <a:gd name="T35" fmla="*/ -730 h 276"/>
                            <a:gd name="T36" fmla="+- 0 10838 10512"/>
                            <a:gd name="T37" fmla="*/ T36 w 821"/>
                            <a:gd name="T38" fmla="+- 0 -757 -1003"/>
                            <a:gd name="T39" fmla="*/ -757 h 276"/>
                            <a:gd name="T40" fmla="+- 0 10839 10512"/>
                            <a:gd name="T41" fmla="*/ T40 w 821"/>
                            <a:gd name="T42" fmla="+- 0 -1002 -1003"/>
                            <a:gd name="T43" fmla="*/ -1002 h 276"/>
                            <a:gd name="T44" fmla="+- 0 10792 10512"/>
                            <a:gd name="T45" fmla="*/ T44 w 821"/>
                            <a:gd name="T46" fmla="+- 0 -932 -1003"/>
                            <a:gd name="T47" fmla="*/ -932 h 276"/>
                            <a:gd name="T48" fmla="+- 0 10785 10512"/>
                            <a:gd name="T49" fmla="*/ T48 w 821"/>
                            <a:gd name="T50" fmla="+- 0 -770 -1003"/>
                            <a:gd name="T51" fmla="*/ -770 h 276"/>
                            <a:gd name="T52" fmla="+- 0 10747 10512"/>
                            <a:gd name="T53" fmla="*/ T52 w 821"/>
                            <a:gd name="T54" fmla="+- 0 -803 -1003"/>
                            <a:gd name="T55" fmla="*/ -803 h 276"/>
                            <a:gd name="T56" fmla="+- 0 10767 10512"/>
                            <a:gd name="T57" fmla="*/ T56 w 821"/>
                            <a:gd name="T58" fmla="+- 0 -887 -1003"/>
                            <a:gd name="T59" fmla="*/ -887 h 276"/>
                            <a:gd name="T60" fmla="+- 0 10792 10512"/>
                            <a:gd name="T61" fmla="*/ T60 w 821"/>
                            <a:gd name="T62" fmla="+- 0 -889 -1003"/>
                            <a:gd name="T63" fmla="*/ -889 h 276"/>
                            <a:gd name="T64" fmla="+- 0 10720 10512"/>
                            <a:gd name="T65" fmla="*/ T64 w 821"/>
                            <a:gd name="T66" fmla="+- 0 -902 -1003"/>
                            <a:gd name="T67" fmla="*/ -902 h 276"/>
                            <a:gd name="T68" fmla="+- 0 10719 10512"/>
                            <a:gd name="T69" fmla="*/ T68 w 821"/>
                            <a:gd name="T70" fmla="+- 0 -752 -1003"/>
                            <a:gd name="T71" fmla="*/ -752 h 276"/>
                            <a:gd name="T72" fmla="+- 0 10811 10512"/>
                            <a:gd name="T73" fmla="*/ T72 w 821"/>
                            <a:gd name="T74" fmla="+- 0 -731 -1003"/>
                            <a:gd name="T75" fmla="*/ -731 h 276"/>
                            <a:gd name="T76" fmla="+- 0 10840 10512"/>
                            <a:gd name="T77" fmla="*/ T76 w 821"/>
                            <a:gd name="T78" fmla="+- 0 -744 -1003"/>
                            <a:gd name="T79" fmla="*/ -744 h 276"/>
                            <a:gd name="T80" fmla="+- 0 10991 10512"/>
                            <a:gd name="T81" fmla="*/ T80 w 821"/>
                            <a:gd name="T82" fmla="+- 0 -905 -1003"/>
                            <a:gd name="T83" fmla="*/ -905 h 276"/>
                            <a:gd name="T84" fmla="+- 0 10961 10512"/>
                            <a:gd name="T85" fmla="*/ T84 w 821"/>
                            <a:gd name="T86" fmla="+- 0 -803 -1003"/>
                            <a:gd name="T87" fmla="*/ -803 h 276"/>
                            <a:gd name="T88" fmla="+- 0 10925 10512"/>
                            <a:gd name="T89" fmla="*/ T88 w 821"/>
                            <a:gd name="T90" fmla="+- 0 -773 -1003"/>
                            <a:gd name="T91" fmla="*/ -773 h 276"/>
                            <a:gd name="T92" fmla="+- 0 10911 10512"/>
                            <a:gd name="T93" fmla="*/ T92 w 821"/>
                            <a:gd name="T94" fmla="+- 0 -831 -1003"/>
                            <a:gd name="T95" fmla="*/ -831 h 276"/>
                            <a:gd name="T96" fmla="+- 0 10937 10512"/>
                            <a:gd name="T97" fmla="*/ T96 w 821"/>
                            <a:gd name="T98" fmla="+- 0 -890 -1003"/>
                            <a:gd name="T99" fmla="*/ -890 h 276"/>
                            <a:gd name="T100" fmla="+- 0 10963 10512"/>
                            <a:gd name="T101" fmla="*/ T100 w 821"/>
                            <a:gd name="T102" fmla="+- 0 -830 -1003"/>
                            <a:gd name="T103" fmla="*/ -830 h 276"/>
                            <a:gd name="T104" fmla="+- 0 10883 10512"/>
                            <a:gd name="T105" fmla="*/ T104 w 821"/>
                            <a:gd name="T106" fmla="+- 0 -903 -1003"/>
                            <a:gd name="T107" fmla="*/ -903 h 276"/>
                            <a:gd name="T108" fmla="+- 0 10881 10512"/>
                            <a:gd name="T109" fmla="*/ T108 w 821"/>
                            <a:gd name="T110" fmla="+- 0 -757 -1003"/>
                            <a:gd name="T111" fmla="*/ -757 h 276"/>
                            <a:gd name="T112" fmla="+- 0 10991 10512"/>
                            <a:gd name="T113" fmla="*/ T112 w 821"/>
                            <a:gd name="T114" fmla="+- 0 -755 -1003"/>
                            <a:gd name="T115" fmla="*/ -755 h 276"/>
                            <a:gd name="T116" fmla="+- 0 11010 10512"/>
                            <a:gd name="T117" fmla="*/ T116 w 821"/>
                            <a:gd name="T118" fmla="+- 0 -831 -1003"/>
                            <a:gd name="T119" fmla="*/ -831 h 276"/>
                            <a:gd name="T120" fmla="+- 0 11156 10512"/>
                            <a:gd name="T121" fmla="*/ T120 w 821"/>
                            <a:gd name="T122" fmla="+- 0 -908 -1003"/>
                            <a:gd name="T123" fmla="*/ -908 h 276"/>
                            <a:gd name="T124" fmla="+- 0 11126 10512"/>
                            <a:gd name="T125" fmla="*/ T124 w 821"/>
                            <a:gd name="T126" fmla="+- 0 -805 -1003"/>
                            <a:gd name="T127" fmla="*/ -805 h 276"/>
                            <a:gd name="T128" fmla="+- 0 11085 10512"/>
                            <a:gd name="T129" fmla="*/ T128 w 821"/>
                            <a:gd name="T130" fmla="+- 0 -769 -1003"/>
                            <a:gd name="T131" fmla="*/ -769 h 276"/>
                            <a:gd name="T132" fmla="+- 0 11093 10512"/>
                            <a:gd name="T133" fmla="*/ T132 w 821"/>
                            <a:gd name="T134" fmla="+- 0 -890 -1003"/>
                            <a:gd name="T135" fmla="*/ -890 h 276"/>
                            <a:gd name="T136" fmla="+- 0 11127 10512"/>
                            <a:gd name="T137" fmla="*/ T136 w 821"/>
                            <a:gd name="T138" fmla="+- 0 -862 -1003"/>
                            <a:gd name="T139" fmla="*/ -862 h 276"/>
                            <a:gd name="T140" fmla="+- 0 11104 10512"/>
                            <a:gd name="T141" fmla="*/ T140 w 821"/>
                            <a:gd name="T142" fmla="+- 0 -932 -1003"/>
                            <a:gd name="T143" fmla="*/ -932 h 276"/>
                            <a:gd name="T144" fmla="+- 0 11082 10512"/>
                            <a:gd name="T145" fmla="*/ T144 w 821"/>
                            <a:gd name="T146" fmla="+- 0 -1002 -1003"/>
                            <a:gd name="T147" fmla="*/ -1002 h 276"/>
                            <a:gd name="T148" fmla="+- 0 11035 10512"/>
                            <a:gd name="T149" fmla="*/ T148 w 821"/>
                            <a:gd name="T150" fmla="+- 0 -736 -1003"/>
                            <a:gd name="T151" fmla="*/ -736 h 276"/>
                            <a:gd name="T152" fmla="+- 0 11061 10512"/>
                            <a:gd name="T153" fmla="*/ T152 w 821"/>
                            <a:gd name="T154" fmla="+- 0 -729 -1003"/>
                            <a:gd name="T155" fmla="*/ -729 h 276"/>
                            <a:gd name="T156" fmla="+- 0 11150 10512"/>
                            <a:gd name="T157" fmla="*/ T156 w 821"/>
                            <a:gd name="T158" fmla="+- 0 -755 -1003"/>
                            <a:gd name="T159" fmla="*/ -755 h 276"/>
                            <a:gd name="T160" fmla="+- 0 11332 10512"/>
                            <a:gd name="T161" fmla="*/ T160 w 821"/>
                            <a:gd name="T162" fmla="+- 0 -853 -1003"/>
                            <a:gd name="T163" fmla="*/ -853 h 276"/>
                            <a:gd name="T164" fmla="+- 0 11318 10512"/>
                            <a:gd name="T165" fmla="*/ T164 w 821"/>
                            <a:gd name="T166" fmla="+- 0 -906 -1003"/>
                            <a:gd name="T167" fmla="*/ -906 h 276"/>
                            <a:gd name="T168" fmla="+- 0 11288 10512"/>
                            <a:gd name="T169" fmla="*/ T168 w 821"/>
                            <a:gd name="T170" fmla="+- 0 -858 -1003"/>
                            <a:gd name="T171" fmla="*/ -858 h 276"/>
                            <a:gd name="T172" fmla="+- 0 11245 10512"/>
                            <a:gd name="T173" fmla="*/ T172 w 821"/>
                            <a:gd name="T174" fmla="+- 0 -870 -1003"/>
                            <a:gd name="T175" fmla="*/ -870 h 276"/>
                            <a:gd name="T176" fmla="+- 0 11283 10512"/>
                            <a:gd name="T177" fmla="*/ T176 w 821"/>
                            <a:gd name="T178" fmla="+- 0 -892 -1003"/>
                            <a:gd name="T179" fmla="*/ -892 h 276"/>
                            <a:gd name="T180" fmla="+- 0 11237 10512"/>
                            <a:gd name="T181" fmla="*/ T180 w 821"/>
                            <a:gd name="T182" fmla="+- 0 -924 -1003"/>
                            <a:gd name="T183" fmla="*/ -924 h 276"/>
                            <a:gd name="T184" fmla="+- 0 11200 10512"/>
                            <a:gd name="T185" fmla="*/ T184 w 821"/>
                            <a:gd name="T186" fmla="+- 0 -787 -1003"/>
                            <a:gd name="T187" fmla="*/ -787 h 276"/>
                            <a:gd name="T188" fmla="+- 0 11287 10512"/>
                            <a:gd name="T189" fmla="*/ T188 w 821"/>
                            <a:gd name="T190" fmla="+- 0 -727 -1003"/>
                            <a:gd name="T191" fmla="*/ -727 h 276"/>
                            <a:gd name="T192" fmla="+- 0 11319 10512"/>
                            <a:gd name="T193" fmla="*/ T192 w 821"/>
                            <a:gd name="T194" fmla="+- 0 -737 -1003"/>
                            <a:gd name="T195" fmla="*/ -737 h 276"/>
                            <a:gd name="T196" fmla="+- 0 11316 10512"/>
                            <a:gd name="T197" fmla="*/ T196 w 821"/>
                            <a:gd name="T198" fmla="+- 0 -775 -1003"/>
                            <a:gd name="T199" fmla="*/ -775 h 276"/>
                            <a:gd name="T200" fmla="+- 0 11265 10512"/>
                            <a:gd name="T201" fmla="*/ T200 w 821"/>
                            <a:gd name="T202" fmla="+- 0 -772 -1003"/>
                            <a:gd name="T203" fmla="*/ -772 h 276"/>
                            <a:gd name="T204" fmla="+- 0 11310 10512"/>
                            <a:gd name="T205" fmla="*/ T204 w 821"/>
                            <a:gd name="T206" fmla="+- 0 -819 -1003"/>
                            <a:gd name="T207" fmla="*/ -819 h 276"/>
                            <a:gd name="T208" fmla="+- 0 11329 10512"/>
                            <a:gd name="T209" fmla="*/ T208 w 821"/>
                            <a:gd name="T210" fmla="+- 0 -821 -1003"/>
                            <a:gd name="T211" fmla="*/ -821 h 276"/>
                            <a:gd name="T212" fmla="+- 0 11332 10512"/>
                            <a:gd name="T213" fmla="*/ T212 w 821"/>
                            <a:gd name="T214" fmla="+- 0 -853 -1003"/>
                            <a:gd name="T215" fmla="*/ -853 h 2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821" h="276">
                              <a:moveTo>
                                <a:pt x="178" y="272"/>
                              </a:moveTo>
                              <a:lnTo>
                                <a:pt x="177" y="270"/>
                              </a:lnTo>
                              <a:lnTo>
                                <a:pt x="162" y="207"/>
                              </a:lnTo>
                              <a:lnTo>
                                <a:pt x="151" y="164"/>
                              </a:lnTo>
                              <a:lnTo>
                                <a:pt x="126" y="61"/>
                              </a:lnTo>
                              <a:lnTo>
                                <a:pt x="115" y="18"/>
                              </a:lnTo>
                              <a:lnTo>
                                <a:pt x="115" y="16"/>
                              </a:lnTo>
                              <a:lnTo>
                                <a:pt x="114" y="15"/>
                              </a:lnTo>
                              <a:lnTo>
                                <a:pt x="106" y="15"/>
                              </a:lnTo>
                              <a:lnTo>
                                <a:pt x="106" y="164"/>
                              </a:lnTo>
                              <a:lnTo>
                                <a:pt x="67" y="164"/>
                              </a:lnTo>
                              <a:lnTo>
                                <a:pt x="72" y="136"/>
                              </a:lnTo>
                              <a:lnTo>
                                <a:pt x="77" y="109"/>
                              </a:lnTo>
                              <a:lnTo>
                                <a:pt x="82" y="84"/>
                              </a:lnTo>
                              <a:lnTo>
                                <a:pt x="85" y="61"/>
                              </a:lnTo>
                              <a:lnTo>
                                <a:pt x="86" y="61"/>
                              </a:lnTo>
                              <a:lnTo>
                                <a:pt x="90" y="85"/>
                              </a:lnTo>
                              <a:lnTo>
                                <a:pt x="95" y="112"/>
                              </a:lnTo>
                              <a:lnTo>
                                <a:pt x="101" y="139"/>
                              </a:lnTo>
                              <a:lnTo>
                                <a:pt x="106" y="164"/>
                              </a:lnTo>
                              <a:lnTo>
                                <a:pt x="106" y="15"/>
                              </a:lnTo>
                              <a:lnTo>
                                <a:pt x="56" y="15"/>
                              </a:lnTo>
                              <a:lnTo>
                                <a:pt x="55" y="16"/>
                              </a:lnTo>
                              <a:lnTo>
                                <a:pt x="55" y="33"/>
                              </a:lnTo>
                              <a:lnTo>
                                <a:pt x="53" y="40"/>
                              </a:lnTo>
                              <a:lnTo>
                                <a:pt x="0" y="269"/>
                              </a:lnTo>
                              <a:lnTo>
                                <a:pt x="0" y="272"/>
                              </a:lnTo>
                              <a:lnTo>
                                <a:pt x="1" y="273"/>
                              </a:lnTo>
                              <a:lnTo>
                                <a:pt x="43" y="273"/>
                              </a:lnTo>
                              <a:lnTo>
                                <a:pt x="44" y="272"/>
                              </a:lnTo>
                              <a:lnTo>
                                <a:pt x="45" y="270"/>
                              </a:lnTo>
                              <a:lnTo>
                                <a:pt x="58" y="207"/>
                              </a:lnTo>
                              <a:lnTo>
                                <a:pt x="115" y="207"/>
                              </a:lnTo>
                              <a:lnTo>
                                <a:pt x="129" y="270"/>
                              </a:lnTo>
                              <a:lnTo>
                                <a:pt x="129" y="272"/>
                              </a:lnTo>
                              <a:lnTo>
                                <a:pt x="130" y="273"/>
                              </a:lnTo>
                              <a:lnTo>
                                <a:pt x="177" y="273"/>
                              </a:lnTo>
                              <a:lnTo>
                                <a:pt x="178" y="272"/>
                              </a:lnTo>
                              <a:close/>
                              <a:moveTo>
                                <a:pt x="328" y="259"/>
                              </a:moveTo>
                              <a:lnTo>
                                <a:pt x="326" y="246"/>
                              </a:lnTo>
                              <a:lnTo>
                                <a:pt x="327" y="238"/>
                              </a:lnTo>
                              <a:lnTo>
                                <a:pt x="327" y="233"/>
                              </a:lnTo>
                              <a:lnTo>
                                <a:pt x="327" y="113"/>
                              </a:lnTo>
                              <a:lnTo>
                                <a:pt x="327" y="1"/>
                              </a:lnTo>
                              <a:lnTo>
                                <a:pt x="326" y="0"/>
                              </a:lnTo>
                              <a:lnTo>
                                <a:pt x="280" y="0"/>
                              </a:lnTo>
                              <a:lnTo>
                                <a:pt x="280" y="1"/>
                              </a:lnTo>
                              <a:lnTo>
                                <a:pt x="280" y="71"/>
                              </a:lnTo>
                              <a:lnTo>
                                <a:pt x="280" y="114"/>
                              </a:lnTo>
                              <a:lnTo>
                                <a:pt x="280" y="232"/>
                              </a:lnTo>
                              <a:lnTo>
                                <a:pt x="277" y="232"/>
                              </a:lnTo>
                              <a:lnTo>
                                <a:pt x="273" y="233"/>
                              </a:lnTo>
                              <a:lnTo>
                                <a:pt x="270" y="233"/>
                              </a:lnTo>
                              <a:lnTo>
                                <a:pt x="255" y="229"/>
                              </a:lnTo>
                              <a:lnTo>
                                <a:pt x="243" y="219"/>
                              </a:lnTo>
                              <a:lnTo>
                                <a:pt x="235" y="200"/>
                              </a:lnTo>
                              <a:lnTo>
                                <a:pt x="232" y="173"/>
                              </a:lnTo>
                              <a:lnTo>
                                <a:pt x="235" y="147"/>
                              </a:lnTo>
                              <a:lnTo>
                                <a:pt x="243" y="128"/>
                              </a:lnTo>
                              <a:lnTo>
                                <a:pt x="255" y="116"/>
                              </a:lnTo>
                              <a:lnTo>
                                <a:pt x="271" y="113"/>
                              </a:lnTo>
                              <a:lnTo>
                                <a:pt x="276" y="113"/>
                              </a:lnTo>
                              <a:lnTo>
                                <a:pt x="278" y="113"/>
                              </a:lnTo>
                              <a:lnTo>
                                <a:pt x="280" y="114"/>
                              </a:lnTo>
                              <a:lnTo>
                                <a:pt x="280" y="71"/>
                              </a:lnTo>
                              <a:lnTo>
                                <a:pt x="273" y="71"/>
                              </a:lnTo>
                              <a:lnTo>
                                <a:pt x="236" y="79"/>
                              </a:lnTo>
                              <a:lnTo>
                                <a:pt x="208" y="101"/>
                              </a:lnTo>
                              <a:lnTo>
                                <a:pt x="190" y="134"/>
                              </a:lnTo>
                              <a:lnTo>
                                <a:pt x="184" y="174"/>
                              </a:lnTo>
                              <a:lnTo>
                                <a:pt x="190" y="219"/>
                              </a:lnTo>
                              <a:lnTo>
                                <a:pt x="207" y="251"/>
                              </a:lnTo>
                              <a:lnTo>
                                <a:pt x="234" y="270"/>
                              </a:lnTo>
                              <a:lnTo>
                                <a:pt x="268" y="276"/>
                              </a:lnTo>
                              <a:lnTo>
                                <a:pt x="284" y="275"/>
                              </a:lnTo>
                              <a:lnTo>
                                <a:pt x="299" y="272"/>
                              </a:lnTo>
                              <a:lnTo>
                                <a:pt x="313" y="268"/>
                              </a:lnTo>
                              <a:lnTo>
                                <a:pt x="326" y="262"/>
                              </a:lnTo>
                              <a:lnTo>
                                <a:pt x="328" y="261"/>
                              </a:lnTo>
                              <a:lnTo>
                                <a:pt x="328" y="259"/>
                              </a:lnTo>
                              <a:close/>
                              <a:moveTo>
                                <a:pt x="498" y="172"/>
                              </a:moveTo>
                              <a:lnTo>
                                <a:pt x="493" y="130"/>
                              </a:lnTo>
                              <a:lnTo>
                                <a:pt x="485" y="113"/>
                              </a:lnTo>
                              <a:lnTo>
                                <a:pt x="479" y="98"/>
                              </a:lnTo>
                              <a:lnTo>
                                <a:pt x="456" y="78"/>
                              </a:lnTo>
                              <a:lnTo>
                                <a:pt x="451" y="77"/>
                              </a:lnTo>
                              <a:lnTo>
                                <a:pt x="451" y="173"/>
                              </a:lnTo>
                              <a:lnTo>
                                <a:pt x="449" y="200"/>
                              </a:lnTo>
                              <a:lnTo>
                                <a:pt x="444" y="219"/>
                              </a:lnTo>
                              <a:lnTo>
                                <a:pt x="436" y="231"/>
                              </a:lnTo>
                              <a:lnTo>
                                <a:pt x="425" y="234"/>
                              </a:lnTo>
                              <a:lnTo>
                                <a:pt x="413" y="230"/>
                              </a:lnTo>
                              <a:lnTo>
                                <a:pt x="405" y="218"/>
                              </a:lnTo>
                              <a:lnTo>
                                <a:pt x="401" y="198"/>
                              </a:lnTo>
                              <a:lnTo>
                                <a:pt x="399" y="173"/>
                              </a:lnTo>
                              <a:lnTo>
                                <a:pt x="399" y="172"/>
                              </a:lnTo>
                              <a:lnTo>
                                <a:pt x="401" y="146"/>
                              </a:lnTo>
                              <a:lnTo>
                                <a:pt x="406" y="127"/>
                              </a:lnTo>
                              <a:lnTo>
                                <a:pt x="414" y="116"/>
                              </a:lnTo>
                              <a:lnTo>
                                <a:pt x="425" y="113"/>
                              </a:lnTo>
                              <a:lnTo>
                                <a:pt x="437" y="117"/>
                              </a:lnTo>
                              <a:lnTo>
                                <a:pt x="445" y="129"/>
                              </a:lnTo>
                              <a:lnTo>
                                <a:pt x="449" y="148"/>
                              </a:lnTo>
                              <a:lnTo>
                                <a:pt x="451" y="173"/>
                              </a:lnTo>
                              <a:lnTo>
                                <a:pt x="451" y="77"/>
                              </a:lnTo>
                              <a:lnTo>
                                <a:pt x="426" y="71"/>
                              </a:lnTo>
                              <a:lnTo>
                                <a:pt x="394" y="79"/>
                              </a:lnTo>
                              <a:lnTo>
                                <a:pt x="371" y="100"/>
                              </a:lnTo>
                              <a:lnTo>
                                <a:pt x="357" y="132"/>
                              </a:lnTo>
                              <a:lnTo>
                                <a:pt x="352" y="172"/>
                              </a:lnTo>
                              <a:lnTo>
                                <a:pt x="356" y="213"/>
                              </a:lnTo>
                              <a:lnTo>
                                <a:pt x="369" y="246"/>
                              </a:lnTo>
                              <a:lnTo>
                                <a:pt x="392" y="268"/>
                              </a:lnTo>
                              <a:lnTo>
                                <a:pt x="425" y="276"/>
                              </a:lnTo>
                              <a:lnTo>
                                <a:pt x="456" y="269"/>
                              </a:lnTo>
                              <a:lnTo>
                                <a:pt x="479" y="248"/>
                              </a:lnTo>
                              <a:lnTo>
                                <a:pt x="485" y="234"/>
                              </a:lnTo>
                              <a:lnTo>
                                <a:pt x="493" y="216"/>
                              </a:lnTo>
                              <a:lnTo>
                                <a:pt x="498" y="173"/>
                              </a:lnTo>
                              <a:lnTo>
                                <a:pt x="498" y="172"/>
                              </a:lnTo>
                              <a:close/>
                              <a:moveTo>
                                <a:pt x="665" y="165"/>
                              </a:moveTo>
                              <a:lnTo>
                                <a:pt x="659" y="124"/>
                              </a:lnTo>
                              <a:lnTo>
                                <a:pt x="654" y="113"/>
                              </a:lnTo>
                              <a:lnTo>
                                <a:pt x="644" y="95"/>
                              </a:lnTo>
                              <a:lnTo>
                                <a:pt x="621" y="77"/>
                              </a:lnTo>
                              <a:lnTo>
                                <a:pt x="618" y="76"/>
                              </a:lnTo>
                              <a:lnTo>
                                <a:pt x="618" y="166"/>
                              </a:lnTo>
                              <a:lnTo>
                                <a:pt x="614" y="198"/>
                              </a:lnTo>
                              <a:lnTo>
                                <a:pt x="605" y="219"/>
                              </a:lnTo>
                              <a:lnTo>
                                <a:pt x="592" y="230"/>
                              </a:lnTo>
                              <a:lnTo>
                                <a:pt x="578" y="234"/>
                              </a:lnTo>
                              <a:lnTo>
                                <a:pt x="573" y="234"/>
                              </a:lnTo>
                              <a:lnTo>
                                <a:pt x="570" y="233"/>
                              </a:lnTo>
                              <a:lnTo>
                                <a:pt x="570" y="115"/>
                              </a:lnTo>
                              <a:lnTo>
                                <a:pt x="574" y="114"/>
                              </a:lnTo>
                              <a:lnTo>
                                <a:pt x="581" y="113"/>
                              </a:lnTo>
                              <a:lnTo>
                                <a:pt x="584" y="113"/>
                              </a:lnTo>
                              <a:lnTo>
                                <a:pt x="597" y="116"/>
                              </a:lnTo>
                              <a:lnTo>
                                <a:pt x="608" y="125"/>
                              </a:lnTo>
                              <a:lnTo>
                                <a:pt x="615" y="141"/>
                              </a:lnTo>
                              <a:lnTo>
                                <a:pt x="618" y="166"/>
                              </a:lnTo>
                              <a:lnTo>
                                <a:pt x="618" y="76"/>
                              </a:lnTo>
                              <a:lnTo>
                                <a:pt x="603" y="73"/>
                              </a:lnTo>
                              <a:lnTo>
                                <a:pt x="592" y="71"/>
                              </a:lnTo>
                              <a:lnTo>
                                <a:pt x="582" y="71"/>
                              </a:lnTo>
                              <a:lnTo>
                                <a:pt x="576" y="72"/>
                              </a:lnTo>
                              <a:lnTo>
                                <a:pt x="570" y="73"/>
                              </a:lnTo>
                              <a:lnTo>
                                <a:pt x="570" y="1"/>
                              </a:lnTo>
                              <a:lnTo>
                                <a:pt x="570" y="0"/>
                              </a:lnTo>
                              <a:lnTo>
                                <a:pt x="524" y="0"/>
                              </a:lnTo>
                              <a:lnTo>
                                <a:pt x="523" y="1"/>
                              </a:lnTo>
                              <a:lnTo>
                                <a:pt x="523" y="267"/>
                              </a:lnTo>
                              <a:lnTo>
                                <a:pt x="524" y="268"/>
                              </a:lnTo>
                              <a:lnTo>
                                <a:pt x="526" y="269"/>
                              </a:lnTo>
                              <a:lnTo>
                                <a:pt x="538" y="272"/>
                              </a:lnTo>
                              <a:lnTo>
                                <a:pt x="549" y="274"/>
                              </a:lnTo>
                              <a:lnTo>
                                <a:pt x="561" y="276"/>
                              </a:lnTo>
                              <a:lnTo>
                                <a:pt x="572" y="276"/>
                              </a:lnTo>
                              <a:lnTo>
                                <a:pt x="608" y="269"/>
                              </a:lnTo>
                              <a:lnTo>
                                <a:pt x="638" y="248"/>
                              </a:lnTo>
                              <a:lnTo>
                                <a:pt x="645" y="234"/>
                              </a:lnTo>
                              <a:lnTo>
                                <a:pt x="658" y="213"/>
                              </a:lnTo>
                              <a:lnTo>
                                <a:pt x="665" y="165"/>
                              </a:lnTo>
                              <a:close/>
                              <a:moveTo>
                                <a:pt x="820" y="150"/>
                              </a:moveTo>
                              <a:lnTo>
                                <a:pt x="819" y="147"/>
                              </a:lnTo>
                              <a:lnTo>
                                <a:pt x="817" y="123"/>
                              </a:lnTo>
                              <a:lnTo>
                                <a:pt x="812" y="111"/>
                              </a:lnTo>
                              <a:lnTo>
                                <a:pt x="806" y="97"/>
                              </a:lnTo>
                              <a:lnTo>
                                <a:pt x="787" y="78"/>
                              </a:lnTo>
                              <a:lnTo>
                                <a:pt x="776" y="76"/>
                              </a:lnTo>
                              <a:lnTo>
                                <a:pt x="776" y="127"/>
                              </a:lnTo>
                              <a:lnTo>
                                <a:pt x="776" y="145"/>
                              </a:lnTo>
                              <a:lnTo>
                                <a:pt x="775" y="147"/>
                              </a:lnTo>
                              <a:lnTo>
                                <a:pt x="774" y="147"/>
                              </a:lnTo>
                              <a:lnTo>
                                <a:pt x="730" y="147"/>
                              </a:lnTo>
                              <a:lnTo>
                                <a:pt x="733" y="133"/>
                              </a:lnTo>
                              <a:lnTo>
                                <a:pt x="737" y="122"/>
                              </a:lnTo>
                              <a:lnTo>
                                <a:pt x="744" y="114"/>
                              </a:lnTo>
                              <a:lnTo>
                                <a:pt x="755" y="111"/>
                              </a:lnTo>
                              <a:lnTo>
                                <a:pt x="771" y="111"/>
                              </a:lnTo>
                              <a:lnTo>
                                <a:pt x="776" y="127"/>
                              </a:lnTo>
                              <a:lnTo>
                                <a:pt x="776" y="76"/>
                              </a:lnTo>
                              <a:lnTo>
                                <a:pt x="756" y="71"/>
                              </a:lnTo>
                              <a:lnTo>
                                <a:pt x="725" y="79"/>
                              </a:lnTo>
                              <a:lnTo>
                                <a:pt x="702" y="101"/>
                              </a:lnTo>
                              <a:lnTo>
                                <a:pt x="688" y="135"/>
                              </a:lnTo>
                              <a:lnTo>
                                <a:pt x="683" y="176"/>
                              </a:lnTo>
                              <a:lnTo>
                                <a:pt x="688" y="216"/>
                              </a:lnTo>
                              <a:lnTo>
                                <a:pt x="702" y="247"/>
                              </a:lnTo>
                              <a:lnTo>
                                <a:pt x="727" y="268"/>
                              </a:lnTo>
                              <a:lnTo>
                                <a:pt x="765" y="276"/>
                              </a:lnTo>
                              <a:lnTo>
                                <a:pt x="775" y="276"/>
                              </a:lnTo>
                              <a:lnTo>
                                <a:pt x="785" y="275"/>
                              </a:lnTo>
                              <a:lnTo>
                                <a:pt x="795" y="272"/>
                              </a:lnTo>
                              <a:lnTo>
                                <a:pt x="806" y="268"/>
                              </a:lnTo>
                              <a:lnTo>
                                <a:pt x="807" y="266"/>
                              </a:lnTo>
                              <a:lnTo>
                                <a:pt x="807" y="234"/>
                              </a:lnTo>
                              <a:lnTo>
                                <a:pt x="807" y="228"/>
                              </a:lnTo>
                              <a:lnTo>
                                <a:pt x="806" y="228"/>
                              </a:lnTo>
                              <a:lnTo>
                                <a:pt x="804" y="228"/>
                              </a:lnTo>
                              <a:lnTo>
                                <a:pt x="793" y="232"/>
                              </a:lnTo>
                              <a:lnTo>
                                <a:pt x="784" y="234"/>
                              </a:lnTo>
                              <a:lnTo>
                                <a:pt x="773" y="234"/>
                              </a:lnTo>
                              <a:lnTo>
                                <a:pt x="753" y="231"/>
                              </a:lnTo>
                              <a:lnTo>
                                <a:pt x="739" y="221"/>
                              </a:lnTo>
                              <a:lnTo>
                                <a:pt x="732" y="205"/>
                              </a:lnTo>
                              <a:lnTo>
                                <a:pt x="729" y="184"/>
                              </a:lnTo>
                              <a:lnTo>
                                <a:pt x="798" y="184"/>
                              </a:lnTo>
                              <a:lnTo>
                                <a:pt x="810" y="184"/>
                              </a:lnTo>
                              <a:lnTo>
                                <a:pt x="814" y="183"/>
                              </a:lnTo>
                              <a:lnTo>
                                <a:pt x="816" y="183"/>
                              </a:lnTo>
                              <a:lnTo>
                                <a:pt x="817" y="182"/>
                              </a:lnTo>
                              <a:lnTo>
                                <a:pt x="818" y="180"/>
                              </a:lnTo>
                              <a:lnTo>
                                <a:pt x="819" y="175"/>
                              </a:lnTo>
                              <a:lnTo>
                                <a:pt x="820" y="163"/>
                              </a:lnTo>
                              <a:lnTo>
                                <a:pt x="820" y="150"/>
                              </a:lnTo>
                              <a:close/>
                            </a:path>
                          </a:pathLst>
                        </a:custGeom>
                        <a:solidFill>
                          <a:srgbClr val="FF2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5" name="Group 15"/>
                      <wpg:cNvGrpSpPr>
                        <a:grpSpLocks/>
                      </wpg:cNvGrpSpPr>
                      <wpg:grpSpPr bwMode="auto">
                        <a:xfrm>
                          <a:off x="0" y="0"/>
                          <a:ext cx="521335" cy="461010"/>
                          <a:chOff x="0" y="0"/>
                          <a:chExt cx="821" cy="726"/>
                        </a:xfrm>
                      </wpg:grpSpPr>
                      <wps:wsp>
                        <wps:cNvPr id="16" name="AutoShape 3"/>
                        <wps:cNvSpPr>
                          <a:spLocks/>
                        </wps:cNvSpPr>
                        <wps:spPr bwMode="auto">
                          <a:xfrm>
                            <a:off x="-1" y="0"/>
                            <a:ext cx="821" cy="726"/>
                          </a:xfrm>
                          <a:custGeom>
                            <a:avLst/>
                            <a:gdLst>
                              <a:gd name="T0" fmla="*/ 303 w 821"/>
                              <a:gd name="T1" fmla="*/ 0 h 726"/>
                              <a:gd name="T2" fmla="*/ 0 w 821"/>
                              <a:gd name="T3" fmla="*/ 0 h 726"/>
                              <a:gd name="T4" fmla="*/ 0 w 821"/>
                              <a:gd name="T5" fmla="*/ 726 h 726"/>
                              <a:gd name="T6" fmla="*/ 303 w 821"/>
                              <a:gd name="T7" fmla="*/ 0 h 726"/>
                              <a:gd name="T8" fmla="*/ 603 w 821"/>
                              <a:gd name="T9" fmla="*/ 726 h 726"/>
                              <a:gd name="T10" fmla="*/ 410 w 821"/>
                              <a:gd name="T11" fmla="*/ 268 h 726"/>
                              <a:gd name="T12" fmla="*/ 278 w 821"/>
                              <a:gd name="T13" fmla="*/ 580 h 726"/>
                              <a:gd name="T14" fmla="*/ 419 w 821"/>
                              <a:gd name="T15" fmla="*/ 580 h 726"/>
                              <a:gd name="T16" fmla="*/ 477 w 821"/>
                              <a:gd name="T17" fmla="*/ 726 h 726"/>
                              <a:gd name="T18" fmla="*/ 603 w 821"/>
                              <a:gd name="T19" fmla="*/ 726 h 726"/>
                              <a:gd name="T20" fmla="*/ 820 w 821"/>
                              <a:gd name="T21" fmla="*/ 0 h 726"/>
                              <a:gd name="T22" fmla="*/ 517 w 821"/>
                              <a:gd name="T23" fmla="*/ 0 h 726"/>
                              <a:gd name="T24" fmla="*/ 820 w 821"/>
                              <a:gd name="T25" fmla="*/ 726 h 726"/>
                              <a:gd name="T26" fmla="*/ 820 w 821"/>
                              <a:gd name="T27" fmla="*/ 0 h 7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21" h="726">
                                <a:moveTo>
                                  <a:pt x="303" y="0"/>
                                </a:moveTo>
                                <a:lnTo>
                                  <a:pt x="0" y="0"/>
                                </a:lnTo>
                                <a:lnTo>
                                  <a:pt x="0" y="726"/>
                                </a:lnTo>
                                <a:lnTo>
                                  <a:pt x="303" y="0"/>
                                </a:lnTo>
                                <a:close/>
                                <a:moveTo>
                                  <a:pt x="603" y="726"/>
                                </a:moveTo>
                                <a:lnTo>
                                  <a:pt x="410" y="268"/>
                                </a:lnTo>
                                <a:lnTo>
                                  <a:pt x="278" y="580"/>
                                </a:lnTo>
                                <a:lnTo>
                                  <a:pt x="419" y="580"/>
                                </a:lnTo>
                                <a:lnTo>
                                  <a:pt x="477" y="726"/>
                                </a:lnTo>
                                <a:lnTo>
                                  <a:pt x="603" y="726"/>
                                </a:lnTo>
                                <a:close/>
                                <a:moveTo>
                                  <a:pt x="820" y="0"/>
                                </a:moveTo>
                                <a:lnTo>
                                  <a:pt x="517" y="0"/>
                                </a:lnTo>
                                <a:lnTo>
                                  <a:pt x="820" y="726"/>
                                </a:lnTo>
                                <a:lnTo>
                                  <a:pt x="820" y="0"/>
                                </a:lnTo>
                                <a:close/>
                              </a:path>
                            </a:pathLst>
                          </a:custGeom>
                          <a:solidFill>
                            <a:srgbClr val="FF2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arto="http://schemas.microsoft.com/office/word/2006/arto" xmlns:w16du="http://schemas.microsoft.com/office/word/2023/wordml/word16du">
          <w:pict>
            <v:group id="Group 13" style="position:absolute;margin-left:27pt;margin-top:-4pt;width:24pt;height:34pt;z-index:251658241;mso-position-horizontal-relative:right-margin-area;mso-width-relative:margin;mso-height-relative:margin" coordsize="5276,7213" o:spid="_x0000_s1026" w14:anchorId="3853A2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">
              <v:shape id="Freeform: Shape 14" style="position:absolute;left:63;top:5461;width:5213;height:1752;visibility:visible;mso-wrap-style:square;v-text-anchor:top" coordsize="821,276" o:spid="_x0000_s1027" fillcolor="#ff2500" stroked="f" path="m178,272r-1,-2l162,207,151,164,126,61,115,18r,-2l114,15r-8,l106,164r-39,l72,136r5,-27l82,84,85,61r1,l90,85r5,27l101,139r5,25l106,15r-50,l55,16r,17l53,40,,269r,3l1,273r42,l44,272r1,-2l58,207r57,l129,270r,2l130,273r47,l178,272xm328,259r-2,-13l327,238r,-5l327,113,327,1,326,,280,r,1l280,71r,43l280,232r-3,l273,233r-3,l255,229,243,219r-8,-19l232,173r3,-26l243,128r12,-12l271,113r5,l278,113r2,1l280,71r-7,l236,79r-28,22l190,134r-6,40l190,219r17,32l234,270r34,6l284,275r15,-3l313,268r13,-6l328,261r,-2xm498,172r-5,-42l485,113,479,98,456,78r-5,-1l451,173r-2,27l444,219r-8,12l425,234r-12,-4l405,218r-4,-20l399,173r,-1l401,146r5,-19l414,116r11,-3l437,117r8,12l449,148r2,25l451,77,426,71r-32,8l371,100r-14,32l352,172r4,41l369,246r23,22l425,276r31,-7l479,248r6,-14l493,216r5,-43l498,172xm665,165r-6,-41l654,113,644,95,621,77r-3,-1l618,166r-4,32l605,219r-13,11l578,234r-5,l570,233r,-118l574,114r7,-1l584,113r13,3l608,125r7,16l618,166r,-90l603,73,592,71r-10,l576,72r-6,1l570,1r,-1l524,r-1,1l523,267r1,1l526,269r12,3l549,274r12,2l572,276r36,-7l638,248r7,-14l658,213r7,-48xm820,150r-1,-3l817,123r-5,-12l806,97,787,78,776,76r,51l776,145r-1,2l774,147r-44,l733,133r4,-11l744,114r11,-3l771,111r5,16l776,76,756,71r-31,8l702,101r-14,34l683,176r5,40l702,247r25,21l765,276r10,l785,275r10,-3l806,268r1,-2l807,234r,-6l806,228r-2,l793,232r-9,2l773,234r-20,-3l739,221r-7,-16l729,184r69,l810,184r4,-1l816,183r1,-1l818,180r1,-5l820,163r,-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">
                <v:path arrowok="t" o:connecttype="custom" o:connectlocs="95885,-532765;72390,-627380;45720,-550545;54610,-598170;67310,-532765;34925,-615950;635,-463550;36830,-505460;82550,-463550;207010,-480695;207645,-636270;177800,-591820;173355,-488950;149225,-509905;161925,-563245;177800,-564515;132080,-572770;131445,-477520;189865,-464185;208280,-472440;304165,-574675;285115,-509905;262255,-490855;253365,-527685;269875,-565150;286385,-527050;235585,-573405;234315,-480695;304165,-479425;316230,-527685;408940,-576580;389890,-511175;363855,-488315;368935,-565150;390525,-547370;375920,-591820;361950,-636270;332105,-467360;348615,-462915;405130,-479425;520700,-541655;511810,-575310;492760,-544830;465455,-552450;489585,-566420;460375,-586740;436880,-499745;492125,-461645;512445,-467995;510540,-492125;478155,-490220;506730,-520065;518795,-521335;520700,-541655" o:connectangles="0,0,0,0,0,0,0,0,0,0,0,0,0,0,0,0,0,0,0,0,0,0,0,0,0,0,0,0,0,0,0,0,0,0,0,0,0,0,0,0,0,0,0,0,0,0,0,0,0,0,0,0,0,0"/>
              </v:shape>
              <v:group id="Group 15" style="position:absolute;width:5213;height:4610" coordsize="821,726"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AutoShape 3" style="position:absolute;left:-1;width:821;height:726;visibility:visible;mso-wrap-style:square;v-text-anchor:top" coordsize="821,726" o:spid="_x0000_s1029" fillcolor="#ff2500" stroked="f" path="m303,l,,,726,303,xm603,726l410,268,278,580r141,l477,726r126,xm820,l517,,820,726,8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">
                  <v:path arrowok="t" o:connecttype="custom" o:connectlocs="303,0;0,0;0,726;303,0;603,726;410,268;278,580;419,580;477,726;603,726;820,0;517,0;820,726;820,0" o:connectangles="0,0,0,0,0,0,0,0,0,0,0,0,0,0"/>
                </v:shape>
              </v:group>
              <w10:wrap anchorx="margin"/>
            </v:group>
          </w:pict>
        </mc:Fallback>
      </mc:AlternateContent>
    </w:r>
    <w:ins w:id="47" w:author="Mousumi Dutta" w:date="2023-05-23T20:56:00Z">
      <w:r w:rsidRPr="00CC47F4">
        <w:rPr>
          <w:b/>
          <w:bCs/>
          <w:noProof/>
        </w:rPr>
        <mc:AlternateContent>
          <mc:Choice Requires="wpg">
            <w:drawing>
              <wp:anchor distT="0" distB="0" distL="114300" distR="114300" simplePos="0" relativeHeight="251658240" behindDoc="0" locked="0" layoutInCell="1" allowOverlap="1" wp14:anchorId="6C5DA907" wp14:editId="72F55829">
                <wp:simplePos x="0" y="0"/>
                <wp:positionH relativeFrom="rightMargin">
                  <wp:posOffset>342900</wp:posOffset>
                </wp:positionH>
                <wp:positionV relativeFrom="paragraph">
                  <wp:posOffset>-50800</wp:posOffset>
                </wp:positionV>
                <wp:extent cx="304800" cy="431800"/>
                <wp:effectExtent l="0" t="0" r="0" b="6350"/>
                <wp:wrapNone/>
                <wp:docPr id="2" name="Group 2"/>
                <wp:cNvGraphicFramePr/>
                <a:graphic xmlns:a="http://schemas.openxmlformats.org/drawingml/2006/main">
                  <a:graphicData uri="http://schemas.microsoft.com/office/word/2010/wordprocessingGroup">
                    <wpg:wgp>
                      <wpg:cNvGrpSpPr/>
                      <wpg:grpSpPr>
                        <a:xfrm>
                          <a:off x="0" y="0"/>
                          <a:ext cx="304800" cy="431800"/>
                          <a:chOff x="0" y="0"/>
                          <a:chExt cx="527685" cy="721360"/>
                        </a:xfrm>
                      </wpg:grpSpPr>
                      <wps:wsp>
                        <wps:cNvPr id="5" name="Freeform: Shape 4"/>
                        <wps:cNvSpPr>
                          <a:spLocks/>
                        </wps:cNvSpPr>
                        <wps:spPr bwMode="auto">
                          <a:xfrm>
                            <a:off x="6350" y="546100"/>
                            <a:ext cx="521335" cy="175260"/>
                          </a:xfrm>
                          <a:custGeom>
                            <a:avLst/>
                            <a:gdLst>
                              <a:gd name="T0" fmla="+- 0 10663 10512"/>
                              <a:gd name="T1" fmla="*/ T0 w 821"/>
                              <a:gd name="T2" fmla="+- 0 -839 -1003"/>
                              <a:gd name="T3" fmla="*/ -839 h 276"/>
                              <a:gd name="T4" fmla="+- 0 10626 10512"/>
                              <a:gd name="T5" fmla="*/ T4 w 821"/>
                              <a:gd name="T6" fmla="+- 0 -988 -1003"/>
                              <a:gd name="T7" fmla="*/ -988 h 276"/>
                              <a:gd name="T8" fmla="+- 0 10584 10512"/>
                              <a:gd name="T9" fmla="*/ T8 w 821"/>
                              <a:gd name="T10" fmla="+- 0 -867 -1003"/>
                              <a:gd name="T11" fmla="*/ -867 h 276"/>
                              <a:gd name="T12" fmla="+- 0 10598 10512"/>
                              <a:gd name="T13" fmla="*/ T12 w 821"/>
                              <a:gd name="T14" fmla="+- 0 -942 -1003"/>
                              <a:gd name="T15" fmla="*/ -942 h 276"/>
                              <a:gd name="T16" fmla="+- 0 10618 10512"/>
                              <a:gd name="T17" fmla="*/ T16 w 821"/>
                              <a:gd name="T18" fmla="+- 0 -839 -1003"/>
                              <a:gd name="T19" fmla="*/ -839 h 276"/>
                              <a:gd name="T20" fmla="+- 0 10567 10512"/>
                              <a:gd name="T21" fmla="*/ T20 w 821"/>
                              <a:gd name="T22" fmla="+- 0 -970 -1003"/>
                              <a:gd name="T23" fmla="*/ -970 h 276"/>
                              <a:gd name="T24" fmla="+- 0 10513 10512"/>
                              <a:gd name="T25" fmla="*/ T24 w 821"/>
                              <a:gd name="T26" fmla="+- 0 -730 -1003"/>
                              <a:gd name="T27" fmla="*/ -730 h 276"/>
                              <a:gd name="T28" fmla="+- 0 10570 10512"/>
                              <a:gd name="T29" fmla="*/ T28 w 821"/>
                              <a:gd name="T30" fmla="+- 0 -796 -1003"/>
                              <a:gd name="T31" fmla="*/ -796 h 276"/>
                              <a:gd name="T32" fmla="+- 0 10642 10512"/>
                              <a:gd name="T33" fmla="*/ T32 w 821"/>
                              <a:gd name="T34" fmla="+- 0 -730 -1003"/>
                              <a:gd name="T35" fmla="*/ -730 h 276"/>
                              <a:gd name="T36" fmla="+- 0 10838 10512"/>
                              <a:gd name="T37" fmla="*/ T36 w 821"/>
                              <a:gd name="T38" fmla="+- 0 -757 -1003"/>
                              <a:gd name="T39" fmla="*/ -757 h 276"/>
                              <a:gd name="T40" fmla="+- 0 10839 10512"/>
                              <a:gd name="T41" fmla="*/ T40 w 821"/>
                              <a:gd name="T42" fmla="+- 0 -1002 -1003"/>
                              <a:gd name="T43" fmla="*/ -1002 h 276"/>
                              <a:gd name="T44" fmla="+- 0 10792 10512"/>
                              <a:gd name="T45" fmla="*/ T44 w 821"/>
                              <a:gd name="T46" fmla="+- 0 -932 -1003"/>
                              <a:gd name="T47" fmla="*/ -932 h 276"/>
                              <a:gd name="T48" fmla="+- 0 10785 10512"/>
                              <a:gd name="T49" fmla="*/ T48 w 821"/>
                              <a:gd name="T50" fmla="+- 0 -770 -1003"/>
                              <a:gd name="T51" fmla="*/ -770 h 276"/>
                              <a:gd name="T52" fmla="+- 0 10747 10512"/>
                              <a:gd name="T53" fmla="*/ T52 w 821"/>
                              <a:gd name="T54" fmla="+- 0 -803 -1003"/>
                              <a:gd name="T55" fmla="*/ -803 h 276"/>
                              <a:gd name="T56" fmla="+- 0 10767 10512"/>
                              <a:gd name="T57" fmla="*/ T56 w 821"/>
                              <a:gd name="T58" fmla="+- 0 -887 -1003"/>
                              <a:gd name="T59" fmla="*/ -887 h 276"/>
                              <a:gd name="T60" fmla="+- 0 10792 10512"/>
                              <a:gd name="T61" fmla="*/ T60 w 821"/>
                              <a:gd name="T62" fmla="+- 0 -889 -1003"/>
                              <a:gd name="T63" fmla="*/ -889 h 276"/>
                              <a:gd name="T64" fmla="+- 0 10720 10512"/>
                              <a:gd name="T65" fmla="*/ T64 w 821"/>
                              <a:gd name="T66" fmla="+- 0 -902 -1003"/>
                              <a:gd name="T67" fmla="*/ -902 h 276"/>
                              <a:gd name="T68" fmla="+- 0 10719 10512"/>
                              <a:gd name="T69" fmla="*/ T68 w 821"/>
                              <a:gd name="T70" fmla="+- 0 -752 -1003"/>
                              <a:gd name="T71" fmla="*/ -752 h 276"/>
                              <a:gd name="T72" fmla="+- 0 10811 10512"/>
                              <a:gd name="T73" fmla="*/ T72 w 821"/>
                              <a:gd name="T74" fmla="+- 0 -731 -1003"/>
                              <a:gd name="T75" fmla="*/ -731 h 276"/>
                              <a:gd name="T76" fmla="+- 0 10840 10512"/>
                              <a:gd name="T77" fmla="*/ T76 w 821"/>
                              <a:gd name="T78" fmla="+- 0 -744 -1003"/>
                              <a:gd name="T79" fmla="*/ -744 h 276"/>
                              <a:gd name="T80" fmla="+- 0 10991 10512"/>
                              <a:gd name="T81" fmla="*/ T80 w 821"/>
                              <a:gd name="T82" fmla="+- 0 -905 -1003"/>
                              <a:gd name="T83" fmla="*/ -905 h 276"/>
                              <a:gd name="T84" fmla="+- 0 10961 10512"/>
                              <a:gd name="T85" fmla="*/ T84 w 821"/>
                              <a:gd name="T86" fmla="+- 0 -803 -1003"/>
                              <a:gd name="T87" fmla="*/ -803 h 276"/>
                              <a:gd name="T88" fmla="+- 0 10925 10512"/>
                              <a:gd name="T89" fmla="*/ T88 w 821"/>
                              <a:gd name="T90" fmla="+- 0 -773 -1003"/>
                              <a:gd name="T91" fmla="*/ -773 h 276"/>
                              <a:gd name="T92" fmla="+- 0 10911 10512"/>
                              <a:gd name="T93" fmla="*/ T92 w 821"/>
                              <a:gd name="T94" fmla="+- 0 -831 -1003"/>
                              <a:gd name="T95" fmla="*/ -831 h 276"/>
                              <a:gd name="T96" fmla="+- 0 10937 10512"/>
                              <a:gd name="T97" fmla="*/ T96 w 821"/>
                              <a:gd name="T98" fmla="+- 0 -890 -1003"/>
                              <a:gd name="T99" fmla="*/ -890 h 276"/>
                              <a:gd name="T100" fmla="+- 0 10963 10512"/>
                              <a:gd name="T101" fmla="*/ T100 w 821"/>
                              <a:gd name="T102" fmla="+- 0 -830 -1003"/>
                              <a:gd name="T103" fmla="*/ -830 h 276"/>
                              <a:gd name="T104" fmla="+- 0 10883 10512"/>
                              <a:gd name="T105" fmla="*/ T104 w 821"/>
                              <a:gd name="T106" fmla="+- 0 -903 -1003"/>
                              <a:gd name="T107" fmla="*/ -903 h 276"/>
                              <a:gd name="T108" fmla="+- 0 10881 10512"/>
                              <a:gd name="T109" fmla="*/ T108 w 821"/>
                              <a:gd name="T110" fmla="+- 0 -757 -1003"/>
                              <a:gd name="T111" fmla="*/ -757 h 276"/>
                              <a:gd name="T112" fmla="+- 0 10991 10512"/>
                              <a:gd name="T113" fmla="*/ T112 w 821"/>
                              <a:gd name="T114" fmla="+- 0 -755 -1003"/>
                              <a:gd name="T115" fmla="*/ -755 h 276"/>
                              <a:gd name="T116" fmla="+- 0 11010 10512"/>
                              <a:gd name="T117" fmla="*/ T116 w 821"/>
                              <a:gd name="T118" fmla="+- 0 -831 -1003"/>
                              <a:gd name="T119" fmla="*/ -831 h 276"/>
                              <a:gd name="T120" fmla="+- 0 11156 10512"/>
                              <a:gd name="T121" fmla="*/ T120 w 821"/>
                              <a:gd name="T122" fmla="+- 0 -908 -1003"/>
                              <a:gd name="T123" fmla="*/ -908 h 276"/>
                              <a:gd name="T124" fmla="+- 0 11126 10512"/>
                              <a:gd name="T125" fmla="*/ T124 w 821"/>
                              <a:gd name="T126" fmla="+- 0 -805 -1003"/>
                              <a:gd name="T127" fmla="*/ -805 h 276"/>
                              <a:gd name="T128" fmla="+- 0 11085 10512"/>
                              <a:gd name="T129" fmla="*/ T128 w 821"/>
                              <a:gd name="T130" fmla="+- 0 -769 -1003"/>
                              <a:gd name="T131" fmla="*/ -769 h 276"/>
                              <a:gd name="T132" fmla="+- 0 11093 10512"/>
                              <a:gd name="T133" fmla="*/ T132 w 821"/>
                              <a:gd name="T134" fmla="+- 0 -890 -1003"/>
                              <a:gd name="T135" fmla="*/ -890 h 276"/>
                              <a:gd name="T136" fmla="+- 0 11127 10512"/>
                              <a:gd name="T137" fmla="*/ T136 w 821"/>
                              <a:gd name="T138" fmla="+- 0 -862 -1003"/>
                              <a:gd name="T139" fmla="*/ -862 h 276"/>
                              <a:gd name="T140" fmla="+- 0 11104 10512"/>
                              <a:gd name="T141" fmla="*/ T140 w 821"/>
                              <a:gd name="T142" fmla="+- 0 -932 -1003"/>
                              <a:gd name="T143" fmla="*/ -932 h 276"/>
                              <a:gd name="T144" fmla="+- 0 11082 10512"/>
                              <a:gd name="T145" fmla="*/ T144 w 821"/>
                              <a:gd name="T146" fmla="+- 0 -1002 -1003"/>
                              <a:gd name="T147" fmla="*/ -1002 h 276"/>
                              <a:gd name="T148" fmla="+- 0 11035 10512"/>
                              <a:gd name="T149" fmla="*/ T148 w 821"/>
                              <a:gd name="T150" fmla="+- 0 -736 -1003"/>
                              <a:gd name="T151" fmla="*/ -736 h 276"/>
                              <a:gd name="T152" fmla="+- 0 11061 10512"/>
                              <a:gd name="T153" fmla="*/ T152 w 821"/>
                              <a:gd name="T154" fmla="+- 0 -729 -1003"/>
                              <a:gd name="T155" fmla="*/ -729 h 276"/>
                              <a:gd name="T156" fmla="+- 0 11150 10512"/>
                              <a:gd name="T157" fmla="*/ T156 w 821"/>
                              <a:gd name="T158" fmla="+- 0 -755 -1003"/>
                              <a:gd name="T159" fmla="*/ -755 h 276"/>
                              <a:gd name="T160" fmla="+- 0 11332 10512"/>
                              <a:gd name="T161" fmla="*/ T160 w 821"/>
                              <a:gd name="T162" fmla="+- 0 -853 -1003"/>
                              <a:gd name="T163" fmla="*/ -853 h 276"/>
                              <a:gd name="T164" fmla="+- 0 11318 10512"/>
                              <a:gd name="T165" fmla="*/ T164 w 821"/>
                              <a:gd name="T166" fmla="+- 0 -906 -1003"/>
                              <a:gd name="T167" fmla="*/ -906 h 276"/>
                              <a:gd name="T168" fmla="+- 0 11288 10512"/>
                              <a:gd name="T169" fmla="*/ T168 w 821"/>
                              <a:gd name="T170" fmla="+- 0 -858 -1003"/>
                              <a:gd name="T171" fmla="*/ -858 h 276"/>
                              <a:gd name="T172" fmla="+- 0 11245 10512"/>
                              <a:gd name="T173" fmla="*/ T172 w 821"/>
                              <a:gd name="T174" fmla="+- 0 -870 -1003"/>
                              <a:gd name="T175" fmla="*/ -870 h 276"/>
                              <a:gd name="T176" fmla="+- 0 11283 10512"/>
                              <a:gd name="T177" fmla="*/ T176 w 821"/>
                              <a:gd name="T178" fmla="+- 0 -892 -1003"/>
                              <a:gd name="T179" fmla="*/ -892 h 276"/>
                              <a:gd name="T180" fmla="+- 0 11237 10512"/>
                              <a:gd name="T181" fmla="*/ T180 w 821"/>
                              <a:gd name="T182" fmla="+- 0 -924 -1003"/>
                              <a:gd name="T183" fmla="*/ -924 h 276"/>
                              <a:gd name="T184" fmla="+- 0 11200 10512"/>
                              <a:gd name="T185" fmla="*/ T184 w 821"/>
                              <a:gd name="T186" fmla="+- 0 -787 -1003"/>
                              <a:gd name="T187" fmla="*/ -787 h 276"/>
                              <a:gd name="T188" fmla="+- 0 11287 10512"/>
                              <a:gd name="T189" fmla="*/ T188 w 821"/>
                              <a:gd name="T190" fmla="+- 0 -727 -1003"/>
                              <a:gd name="T191" fmla="*/ -727 h 276"/>
                              <a:gd name="T192" fmla="+- 0 11319 10512"/>
                              <a:gd name="T193" fmla="*/ T192 w 821"/>
                              <a:gd name="T194" fmla="+- 0 -737 -1003"/>
                              <a:gd name="T195" fmla="*/ -737 h 276"/>
                              <a:gd name="T196" fmla="+- 0 11316 10512"/>
                              <a:gd name="T197" fmla="*/ T196 w 821"/>
                              <a:gd name="T198" fmla="+- 0 -775 -1003"/>
                              <a:gd name="T199" fmla="*/ -775 h 276"/>
                              <a:gd name="T200" fmla="+- 0 11265 10512"/>
                              <a:gd name="T201" fmla="*/ T200 w 821"/>
                              <a:gd name="T202" fmla="+- 0 -772 -1003"/>
                              <a:gd name="T203" fmla="*/ -772 h 276"/>
                              <a:gd name="T204" fmla="+- 0 11310 10512"/>
                              <a:gd name="T205" fmla="*/ T204 w 821"/>
                              <a:gd name="T206" fmla="+- 0 -819 -1003"/>
                              <a:gd name="T207" fmla="*/ -819 h 276"/>
                              <a:gd name="T208" fmla="+- 0 11329 10512"/>
                              <a:gd name="T209" fmla="*/ T208 w 821"/>
                              <a:gd name="T210" fmla="+- 0 -821 -1003"/>
                              <a:gd name="T211" fmla="*/ -821 h 276"/>
                              <a:gd name="T212" fmla="+- 0 11332 10512"/>
                              <a:gd name="T213" fmla="*/ T212 w 821"/>
                              <a:gd name="T214" fmla="+- 0 -853 -1003"/>
                              <a:gd name="T215" fmla="*/ -853 h 2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821" h="276">
                                <a:moveTo>
                                  <a:pt x="178" y="272"/>
                                </a:moveTo>
                                <a:lnTo>
                                  <a:pt x="177" y="270"/>
                                </a:lnTo>
                                <a:lnTo>
                                  <a:pt x="162" y="207"/>
                                </a:lnTo>
                                <a:lnTo>
                                  <a:pt x="151" y="164"/>
                                </a:lnTo>
                                <a:lnTo>
                                  <a:pt x="126" y="61"/>
                                </a:lnTo>
                                <a:lnTo>
                                  <a:pt x="115" y="18"/>
                                </a:lnTo>
                                <a:lnTo>
                                  <a:pt x="115" y="16"/>
                                </a:lnTo>
                                <a:lnTo>
                                  <a:pt x="114" y="15"/>
                                </a:lnTo>
                                <a:lnTo>
                                  <a:pt x="106" y="15"/>
                                </a:lnTo>
                                <a:lnTo>
                                  <a:pt x="106" y="164"/>
                                </a:lnTo>
                                <a:lnTo>
                                  <a:pt x="67" y="164"/>
                                </a:lnTo>
                                <a:lnTo>
                                  <a:pt x="72" y="136"/>
                                </a:lnTo>
                                <a:lnTo>
                                  <a:pt x="77" y="109"/>
                                </a:lnTo>
                                <a:lnTo>
                                  <a:pt x="82" y="84"/>
                                </a:lnTo>
                                <a:lnTo>
                                  <a:pt x="85" y="61"/>
                                </a:lnTo>
                                <a:lnTo>
                                  <a:pt x="86" y="61"/>
                                </a:lnTo>
                                <a:lnTo>
                                  <a:pt x="90" y="85"/>
                                </a:lnTo>
                                <a:lnTo>
                                  <a:pt x="95" y="112"/>
                                </a:lnTo>
                                <a:lnTo>
                                  <a:pt x="101" y="139"/>
                                </a:lnTo>
                                <a:lnTo>
                                  <a:pt x="106" y="164"/>
                                </a:lnTo>
                                <a:lnTo>
                                  <a:pt x="106" y="15"/>
                                </a:lnTo>
                                <a:lnTo>
                                  <a:pt x="56" y="15"/>
                                </a:lnTo>
                                <a:lnTo>
                                  <a:pt x="55" y="16"/>
                                </a:lnTo>
                                <a:lnTo>
                                  <a:pt x="55" y="33"/>
                                </a:lnTo>
                                <a:lnTo>
                                  <a:pt x="53" y="40"/>
                                </a:lnTo>
                                <a:lnTo>
                                  <a:pt x="0" y="269"/>
                                </a:lnTo>
                                <a:lnTo>
                                  <a:pt x="0" y="272"/>
                                </a:lnTo>
                                <a:lnTo>
                                  <a:pt x="1" y="273"/>
                                </a:lnTo>
                                <a:lnTo>
                                  <a:pt x="43" y="273"/>
                                </a:lnTo>
                                <a:lnTo>
                                  <a:pt x="44" y="272"/>
                                </a:lnTo>
                                <a:lnTo>
                                  <a:pt x="45" y="270"/>
                                </a:lnTo>
                                <a:lnTo>
                                  <a:pt x="58" y="207"/>
                                </a:lnTo>
                                <a:lnTo>
                                  <a:pt x="115" y="207"/>
                                </a:lnTo>
                                <a:lnTo>
                                  <a:pt x="129" y="270"/>
                                </a:lnTo>
                                <a:lnTo>
                                  <a:pt x="129" y="272"/>
                                </a:lnTo>
                                <a:lnTo>
                                  <a:pt x="130" y="273"/>
                                </a:lnTo>
                                <a:lnTo>
                                  <a:pt x="177" y="273"/>
                                </a:lnTo>
                                <a:lnTo>
                                  <a:pt x="178" y="272"/>
                                </a:lnTo>
                                <a:close/>
                                <a:moveTo>
                                  <a:pt x="328" y="259"/>
                                </a:moveTo>
                                <a:lnTo>
                                  <a:pt x="326" y="246"/>
                                </a:lnTo>
                                <a:lnTo>
                                  <a:pt x="327" y="238"/>
                                </a:lnTo>
                                <a:lnTo>
                                  <a:pt x="327" y="233"/>
                                </a:lnTo>
                                <a:lnTo>
                                  <a:pt x="327" y="113"/>
                                </a:lnTo>
                                <a:lnTo>
                                  <a:pt x="327" y="1"/>
                                </a:lnTo>
                                <a:lnTo>
                                  <a:pt x="326" y="0"/>
                                </a:lnTo>
                                <a:lnTo>
                                  <a:pt x="280" y="0"/>
                                </a:lnTo>
                                <a:lnTo>
                                  <a:pt x="280" y="1"/>
                                </a:lnTo>
                                <a:lnTo>
                                  <a:pt x="280" y="71"/>
                                </a:lnTo>
                                <a:lnTo>
                                  <a:pt x="280" y="114"/>
                                </a:lnTo>
                                <a:lnTo>
                                  <a:pt x="280" y="232"/>
                                </a:lnTo>
                                <a:lnTo>
                                  <a:pt x="277" y="232"/>
                                </a:lnTo>
                                <a:lnTo>
                                  <a:pt x="273" y="233"/>
                                </a:lnTo>
                                <a:lnTo>
                                  <a:pt x="270" y="233"/>
                                </a:lnTo>
                                <a:lnTo>
                                  <a:pt x="255" y="229"/>
                                </a:lnTo>
                                <a:lnTo>
                                  <a:pt x="243" y="219"/>
                                </a:lnTo>
                                <a:lnTo>
                                  <a:pt x="235" y="200"/>
                                </a:lnTo>
                                <a:lnTo>
                                  <a:pt x="232" y="173"/>
                                </a:lnTo>
                                <a:lnTo>
                                  <a:pt x="235" y="147"/>
                                </a:lnTo>
                                <a:lnTo>
                                  <a:pt x="243" y="128"/>
                                </a:lnTo>
                                <a:lnTo>
                                  <a:pt x="255" y="116"/>
                                </a:lnTo>
                                <a:lnTo>
                                  <a:pt x="271" y="113"/>
                                </a:lnTo>
                                <a:lnTo>
                                  <a:pt x="276" y="113"/>
                                </a:lnTo>
                                <a:lnTo>
                                  <a:pt x="278" y="113"/>
                                </a:lnTo>
                                <a:lnTo>
                                  <a:pt x="280" y="114"/>
                                </a:lnTo>
                                <a:lnTo>
                                  <a:pt x="280" y="71"/>
                                </a:lnTo>
                                <a:lnTo>
                                  <a:pt x="273" y="71"/>
                                </a:lnTo>
                                <a:lnTo>
                                  <a:pt x="236" y="79"/>
                                </a:lnTo>
                                <a:lnTo>
                                  <a:pt x="208" y="101"/>
                                </a:lnTo>
                                <a:lnTo>
                                  <a:pt x="190" y="134"/>
                                </a:lnTo>
                                <a:lnTo>
                                  <a:pt x="184" y="174"/>
                                </a:lnTo>
                                <a:lnTo>
                                  <a:pt x="190" y="219"/>
                                </a:lnTo>
                                <a:lnTo>
                                  <a:pt x="207" y="251"/>
                                </a:lnTo>
                                <a:lnTo>
                                  <a:pt x="234" y="270"/>
                                </a:lnTo>
                                <a:lnTo>
                                  <a:pt x="268" y="276"/>
                                </a:lnTo>
                                <a:lnTo>
                                  <a:pt x="284" y="275"/>
                                </a:lnTo>
                                <a:lnTo>
                                  <a:pt x="299" y="272"/>
                                </a:lnTo>
                                <a:lnTo>
                                  <a:pt x="313" y="268"/>
                                </a:lnTo>
                                <a:lnTo>
                                  <a:pt x="326" y="262"/>
                                </a:lnTo>
                                <a:lnTo>
                                  <a:pt x="328" y="261"/>
                                </a:lnTo>
                                <a:lnTo>
                                  <a:pt x="328" y="259"/>
                                </a:lnTo>
                                <a:close/>
                                <a:moveTo>
                                  <a:pt x="498" y="172"/>
                                </a:moveTo>
                                <a:lnTo>
                                  <a:pt x="493" y="130"/>
                                </a:lnTo>
                                <a:lnTo>
                                  <a:pt x="485" y="113"/>
                                </a:lnTo>
                                <a:lnTo>
                                  <a:pt x="479" y="98"/>
                                </a:lnTo>
                                <a:lnTo>
                                  <a:pt x="456" y="78"/>
                                </a:lnTo>
                                <a:lnTo>
                                  <a:pt x="451" y="77"/>
                                </a:lnTo>
                                <a:lnTo>
                                  <a:pt x="451" y="173"/>
                                </a:lnTo>
                                <a:lnTo>
                                  <a:pt x="449" y="200"/>
                                </a:lnTo>
                                <a:lnTo>
                                  <a:pt x="444" y="219"/>
                                </a:lnTo>
                                <a:lnTo>
                                  <a:pt x="436" y="231"/>
                                </a:lnTo>
                                <a:lnTo>
                                  <a:pt x="425" y="234"/>
                                </a:lnTo>
                                <a:lnTo>
                                  <a:pt x="413" y="230"/>
                                </a:lnTo>
                                <a:lnTo>
                                  <a:pt x="405" y="218"/>
                                </a:lnTo>
                                <a:lnTo>
                                  <a:pt x="401" y="198"/>
                                </a:lnTo>
                                <a:lnTo>
                                  <a:pt x="399" y="173"/>
                                </a:lnTo>
                                <a:lnTo>
                                  <a:pt x="399" y="172"/>
                                </a:lnTo>
                                <a:lnTo>
                                  <a:pt x="401" y="146"/>
                                </a:lnTo>
                                <a:lnTo>
                                  <a:pt x="406" y="127"/>
                                </a:lnTo>
                                <a:lnTo>
                                  <a:pt x="414" y="116"/>
                                </a:lnTo>
                                <a:lnTo>
                                  <a:pt x="425" y="113"/>
                                </a:lnTo>
                                <a:lnTo>
                                  <a:pt x="437" y="117"/>
                                </a:lnTo>
                                <a:lnTo>
                                  <a:pt x="445" y="129"/>
                                </a:lnTo>
                                <a:lnTo>
                                  <a:pt x="449" y="148"/>
                                </a:lnTo>
                                <a:lnTo>
                                  <a:pt x="451" y="173"/>
                                </a:lnTo>
                                <a:lnTo>
                                  <a:pt x="451" y="77"/>
                                </a:lnTo>
                                <a:lnTo>
                                  <a:pt x="426" y="71"/>
                                </a:lnTo>
                                <a:lnTo>
                                  <a:pt x="394" y="79"/>
                                </a:lnTo>
                                <a:lnTo>
                                  <a:pt x="371" y="100"/>
                                </a:lnTo>
                                <a:lnTo>
                                  <a:pt x="357" y="132"/>
                                </a:lnTo>
                                <a:lnTo>
                                  <a:pt x="352" y="172"/>
                                </a:lnTo>
                                <a:lnTo>
                                  <a:pt x="356" y="213"/>
                                </a:lnTo>
                                <a:lnTo>
                                  <a:pt x="369" y="246"/>
                                </a:lnTo>
                                <a:lnTo>
                                  <a:pt x="392" y="268"/>
                                </a:lnTo>
                                <a:lnTo>
                                  <a:pt x="425" y="276"/>
                                </a:lnTo>
                                <a:lnTo>
                                  <a:pt x="456" y="269"/>
                                </a:lnTo>
                                <a:lnTo>
                                  <a:pt x="479" y="248"/>
                                </a:lnTo>
                                <a:lnTo>
                                  <a:pt x="485" y="234"/>
                                </a:lnTo>
                                <a:lnTo>
                                  <a:pt x="493" y="216"/>
                                </a:lnTo>
                                <a:lnTo>
                                  <a:pt x="498" y="173"/>
                                </a:lnTo>
                                <a:lnTo>
                                  <a:pt x="498" y="172"/>
                                </a:lnTo>
                                <a:close/>
                                <a:moveTo>
                                  <a:pt x="665" y="165"/>
                                </a:moveTo>
                                <a:lnTo>
                                  <a:pt x="659" y="124"/>
                                </a:lnTo>
                                <a:lnTo>
                                  <a:pt x="654" y="113"/>
                                </a:lnTo>
                                <a:lnTo>
                                  <a:pt x="644" y="95"/>
                                </a:lnTo>
                                <a:lnTo>
                                  <a:pt x="621" y="77"/>
                                </a:lnTo>
                                <a:lnTo>
                                  <a:pt x="618" y="76"/>
                                </a:lnTo>
                                <a:lnTo>
                                  <a:pt x="618" y="166"/>
                                </a:lnTo>
                                <a:lnTo>
                                  <a:pt x="614" y="198"/>
                                </a:lnTo>
                                <a:lnTo>
                                  <a:pt x="605" y="219"/>
                                </a:lnTo>
                                <a:lnTo>
                                  <a:pt x="592" y="230"/>
                                </a:lnTo>
                                <a:lnTo>
                                  <a:pt x="578" y="234"/>
                                </a:lnTo>
                                <a:lnTo>
                                  <a:pt x="573" y="234"/>
                                </a:lnTo>
                                <a:lnTo>
                                  <a:pt x="570" y="233"/>
                                </a:lnTo>
                                <a:lnTo>
                                  <a:pt x="570" y="115"/>
                                </a:lnTo>
                                <a:lnTo>
                                  <a:pt x="574" y="114"/>
                                </a:lnTo>
                                <a:lnTo>
                                  <a:pt x="581" y="113"/>
                                </a:lnTo>
                                <a:lnTo>
                                  <a:pt x="584" y="113"/>
                                </a:lnTo>
                                <a:lnTo>
                                  <a:pt x="597" y="116"/>
                                </a:lnTo>
                                <a:lnTo>
                                  <a:pt x="608" y="125"/>
                                </a:lnTo>
                                <a:lnTo>
                                  <a:pt x="615" y="141"/>
                                </a:lnTo>
                                <a:lnTo>
                                  <a:pt x="618" y="166"/>
                                </a:lnTo>
                                <a:lnTo>
                                  <a:pt x="618" y="76"/>
                                </a:lnTo>
                                <a:lnTo>
                                  <a:pt x="603" y="73"/>
                                </a:lnTo>
                                <a:lnTo>
                                  <a:pt x="592" y="71"/>
                                </a:lnTo>
                                <a:lnTo>
                                  <a:pt x="582" y="71"/>
                                </a:lnTo>
                                <a:lnTo>
                                  <a:pt x="576" y="72"/>
                                </a:lnTo>
                                <a:lnTo>
                                  <a:pt x="570" y="73"/>
                                </a:lnTo>
                                <a:lnTo>
                                  <a:pt x="570" y="1"/>
                                </a:lnTo>
                                <a:lnTo>
                                  <a:pt x="570" y="0"/>
                                </a:lnTo>
                                <a:lnTo>
                                  <a:pt x="524" y="0"/>
                                </a:lnTo>
                                <a:lnTo>
                                  <a:pt x="523" y="1"/>
                                </a:lnTo>
                                <a:lnTo>
                                  <a:pt x="523" y="267"/>
                                </a:lnTo>
                                <a:lnTo>
                                  <a:pt x="524" y="268"/>
                                </a:lnTo>
                                <a:lnTo>
                                  <a:pt x="526" y="269"/>
                                </a:lnTo>
                                <a:lnTo>
                                  <a:pt x="538" y="272"/>
                                </a:lnTo>
                                <a:lnTo>
                                  <a:pt x="549" y="274"/>
                                </a:lnTo>
                                <a:lnTo>
                                  <a:pt x="561" y="276"/>
                                </a:lnTo>
                                <a:lnTo>
                                  <a:pt x="572" y="276"/>
                                </a:lnTo>
                                <a:lnTo>
                                  <a:pt x="608" y="269"/>
                                </a:lnTo>
                                <a:lnTo>
                                  <a:pt x="638" y="248"/>
                                </a:lnTo>
                                <a:lnTo>
                                  <a:pt x="645" y="234"/>
                                </a:lnTo>
                                <a:lnTo>
                                  <a:pt x="658" y="213"/>
                                </a:lnTo>
                                <a:lnTo>
                                  <a:pt x="665" y="165"/>
                                </a:lnTo>
                                <a:close/>
                                <a:moveTo>
                                  <a:pt x="820" y="150"/>
                                </a:moveTo>
                                <a:lnTo>
                                  <a:pt x="819" y="147"/>
                                </a:lnTo>
                                <a:lnTo>
                                  <a:pt x="817" y="123"/>
                                </a:lnTo>
                                <a:lnTo>
                                  <a:pt x="812" y="111"/>
                                </a:lnTo>
                                <a:lnTo>
                                  <a:pt x="806" y="97"/>
                                </a:lnTo>
                                <a:lnTo>
                                  <a:pt x="787" y="78"/>
                                </a:lnTo>
                                <a:lnTo>
                                  <a:pt x="776" y="76"/>
                                </a:lnTo>
                                <a:lnTo>
                                  <a:pt x="776" y="127"/>
                                </a:lnTo>
                                <a:lnTo>
                                  <a:pt x="776" y="145"/>
                                </a:lnTo>
                                <a:lnTo>
                                  <a:pt x="775" y="147"/>
                                </a:lnTo>
                                <a:lnTo>
                                  <a:pt x="774" y="147"/>
                                </a:lnTo>
                                <a:lnTo>
                                  <a:pt x="730" y="147"/>
                                </a:lnTo>
                                <a:lnTo>
                                  <a:pt x="733" y="133"/>
                                </a:lnTo>
                                <a:lnTo>
                                  <a:pt x="737" y="122"/>
                                </a:lnTo>
                                <a:lnTo>
                                  <a:pt x="744" y="114"/>
                                </a:lnTo>
                                <a:lnTo>
                                  <a:pt x="755" y="111"/>
                                </a:lnTo>
                                <a:lnTo>
                                  <a:pt x="771" y="111"/>
                                </a:lnTo>
                                <a:lnTo>
                                  <a:pt x="776" y="127"/>
                                </a:lnTo>
                                <a:lnTo>
                                  <a:pt x="776" y="76"/>
                                </a:lnTo>
                                <a:lnTo>
                                  <a:pt x="756" y="71"/>
                                </a:lnTo>
                                <a:lnTo>
                                  <a:pt x="725" y="79"/>
                                </a:lnTo>
                                <a:lnTo>
                                  <a:pt x="702" y="101"/>
                                </a:lnTo>
                                <a:lnTo>
                                  <a:pt x="688" y="135"/>
                                </a:lnTo>
                                <a:lnTo>
                                  <a:pt x="683" y="176"/>
                                </a:lnTo>
                                <a:lnTo>
                                  <a:pt x="688" y="216"/>
                                </a:lnTo>
                                <a:lnTo>
                                  <a:pt x="702" y="247"/>
                                </a:lnTo>
                                <a:lnTo>
                                  <a:pt x="727" y="268"/>
                                </a:lnTo>
                                <a:lnTo>
                                  <a:pt x="765" y="276"/>
                                </a:lnTo>
                                <a:lnTo>
                                  <a:pt x="775" y="276"/>
                                </a:lnTo>
                                <a:lnTo>
                                  <a:pt x="785" y="275"/>
                                </a:lnTo>
                                <a:lnTo>
                                  <a:pt x="795" y="272"/>
                                </a:lnTo>
                                <a:lnTo>
                                  <a:pt x="806" y="268"/>
                                </a:lnTo>
                                <a:lnTo>
                                  <a:pt x="807" y="266"/>
                                </a:lnTo>
                                <a:lnTo>
                                  <a:pt x="807" y="234"/>
                                </a:lnTo>
                                <a:lnTo>
                                  <a:pt x="807" y="228"/>
                                </a:lnTo>
                                <a:lnTo>
                                  <a:pt x="806" y="228"/>
                                </a:lnTo>
                                <a:lnTo>
                                  <a:pt x="804" y="228"/>
                                </a:lnTo>
                                <a:lnTo>
                                  <a:pt x="793" y="232"/>
                                </a:lnTo>
                                <a:lnTo>
                                  <a:pt x="784" y="234"/>
                                </a:lnTo>
                                <a:lnTo>
                                  <a:pt x="773" y="234"/>
                                </a:lnTo>
                                <a:lnTo>
                                  <a:pt x="753" y="231"/>
                                </a:lnTo>
                                <a:lnTo>
                                  <a:pt x="739" y="221"/>
                                </a:lnTo>
                                <a:lnTo>
                                  <a:pt x="732" y="205"/>
                                </a:lnTo>
                                <a:lnTo>
                                  <a:pt x="729" y="184"/>
                                </a:lnTo>
                                <a:lnTo>
                                  <a:pt x="798" y="184"/>
                                </a:lnTo>
                                <a:lnTo>
                                  <a:pt x="810" y="184"/>
                                </a:lnTo>
                                <a:lnTo>
                                  <a:pt x="814" y="183"/>
                                </a:lnTo>
                                <a:lnTo>
                                  <a:pt x="816" y="183"/>
                                </a:lnTo>
                                <a:lnTo>
                                  <a:pt x="817" y="182"/>
                                </a:lnTo>
                                <a:lnTo>
                                  <a:pt x="818" y="180"/>
                                </a:lnTo>
                                <a:lnTo>
                                  <a:pt x="819" y="175"/>
                                </a:lnTo>
                                <a:lnTo>
                                  <a:pt x="820" y="163"/>
                                </a:lnTo>
                                <a:lnTo>
                                  <a:pt x="820" y="150"/>
                                </a:lnTo>
                                <a:close/>
                              </a:path>
                            </a:pathLst>
                          </a:custGeom>
                          <a:solidFill>
                            <a:srgbClr val="FF2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6" name="Group 5"/>
                        <wpg:cNvGrpSpPr>
                          <a:grpSpLocks/>
                        </wpg:cNvGrpSpPr>
                        <wpg:grpSpPr bwMode="auto">
                          <a:xfrm>
                            <a:off x="0" y="0"/>
                            <a:ext cx="521335" cy="461010"/>
                            <a:chOff x="0" y="0"/>
                            <a:chExt cx="821" cy="726"/>
                          </a:xfrm>
                        </wpg:grpSpPr>
                        <wps:wsp>
                          <wps:cNvPr id="306469702" name="AutoShape 3"/>
                          <wps:cNvSpPr>
                            <a:spLocks/>
                          </wps:cNvSpPr>
                          <wps:spPr bwMode="auto">
                            <a:xfrm>
                              <a:off x="-1" y="0"/>
                              <a:ext cx="821" cy="726"/>
                            </a:xfrm>
                            <a:custGeom>
                              <a:avLst/>
                              <a:gdLst>
                                <a:gd name="T0" fmla="*/ 303 w 821"/>
                                <a:gd name="T1" fmla="*/ 0 h 726"/>
                                <a:gd name="T2" fmla="*/ 0 w 821"/>
                                <a:gd name="T3" fmla="*/ 0 h 726"/>
                                <a:gd name="T4" fmla="*/ 0 w 821"/>
                                <a:gd name="T5" fmla="*/ 726 h 726"/>
                                <a:gd name="T6" fmla="*/ 303 w 821"/>
                                <a:gd name="T7" fmla="*/ 0 h 726"/>
                                <a:gd name="T8" fmla="*/ 603 w 821"/>
                                <a:gd name="T9" fmla="*/ 726 h 726"/>
                                <a:gd name="T10" fmla="*/ 410 w 821"/>
                                <a:gd name="T11" fmla="*/ 268 h 726"/>
                                <a:gd name="T12" fmla="*/ 278 w 821"/>
                                <a:gd name="T13" fmla="*/ 580 h 726"/>
                                <a:gd name="T14" fmla="*/ 419 w 821"/>
                                <a:gd name="T15" fmla="*/ 580 h 726"/>
                                <a:gd name="T16" fmla="*/ 477 w 821"/>
                                <a:gd name="T17" fmla="*/ 726 h 726"/>
                                <a:gd name="T18" fmla="*/ 603 w 821"/>
                                <a:gd name="T19" fmla="*/ 726 h 726"/>
                                <a:gd name="T20" fmla="*/ 820 w 821"/>
                                <a:gd name="T21" fmla="*/ 0 h 726"/>
                                <a:gd name="T22" fmla="*/ 517 w 821"/>
                                <a:gd name="T23" fmla="*/ 0 h 726"/>
                                <a:gd name="T24" fmla="*/ 820 w 821"/>
                                <a:gd name="T25" fmla="*/ 726 h 726"/>
                                <a:gd name="T26" fmla="*/ 820 w 821"/>
                                <a:gd name="T27" fmla="*/ 0 h 7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21" h="726">
                                  <a:moveTo>
                                    <a:pt x="303" y="0"/>
                                  </a:moveTo>
                                  <a:lnTo>
                                    <a:pt x="0" y="0"/>
                                  </a:lnTo>
                                  <a:lnTo>
                                    <a:pt x="0" y="726"/>
                                  </a:lnTo>
                                  <a:lnTo>
                                    <a:pt x="303" y="0"/>
                                  </a:lnTo>
                                  <a:close/>
                                  <a:moveTo>
                                    <a:pt x="603" y="726"/>
                                  </a:moveTo>
                                  <a:lnTo>
                                    <a:pt x="410" y="268"/>
                                  </a:lnTo>
                                  <a:lnTo>
                                    <a:pt x="278" y="580"/>
                                  </a:lnTo>
                                  <a:lnTo>
                                    <a:pt x="419" y="580"/>
                                  </a:lnTo>
                                  <a:lnTo>
                                    <a:pt x="477" y="726"/>
                                  </a:lnTo>
                                  <a:lnTo>
                                    <a:pt x="603" y="726"/>
                                  </a:lnTo>
                                  <a:close/>
                                  <a:moveTo>
                                    <a:pt x="820" y="0"/>
                                  </a:moveTo>
                                  <a:lnTo>
                                    <a:pt x="517" y="0"/>
                                  </a:lnTo>
                                  <a:lnTo>
                                    <a:pt x="820" y="726"/>
                                  </a:lnTo>
                                  <a:lnTo>
                                    <a:pt x="820" y="0"/>
                                  </a:lnTo>
                                  <a:close/>
                                </a:path>
                              </a:pathLst>
                            </a:custGeom>
                            <a:solidFill>
                              <a:srgbClr val="FF2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arto="http://schemas.microsoft.com/office/word/2006/arto" xmlns:w16du="http://schemas.microsoft.com/office/word/2023/wordml/word16du">
            <w:pict>
              <v:group id="Group 2" style="position:absolute;margin-left:27pt;margin-top:-4pt;width:24pt;height:34pt;z-index:251659264;mso-position-horizontal-relative:right-margin-area;mso-width-relative:margin;mso-height-relative:margin" coordsize="5276,7213" o:spid="_x0000_s1026" w14:anchorId="797E4C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">
                <v:shape id="Freeform: Shape 4" style="position:absolute;left:63;top:5461;width:5213;height:1752;visibility:visible;mso-wrap-style:square;v-text-anchor:top" coordsize="821,276" o:spid="_x0000_s1027" fillcolor="#ff2500" stroked="f" path="m178,272r-1,-2l162,207,151,164,126,61,115,18r,-2l114,15r-8,l106,164r-39,l72,136r5,-27l82,84,85,61r1,l90,85r5,27l101,139r5,25l106,15r-50,l55,16r,17l53,40,,269r,3l1,273r42,l44,272r1,-2l58,207r57,l129,270r,2l130,273r47,l178,272xm328,259r-2,-13l327,238r,-5l327,113,327,1,326,,280,r,1l280,71r,43l280,232r-3,l273,233r-3,l255,229,243,219r-8,-19l232,173r3,-26l243,128r12,-12l271,113r5,l278,113r2,1l280,71r-7,l236,79r-28,22l190,134r-6,40l190,219r17,32l234,270r34,6l284,275r15,-3l313,268r13,-6l328,261r,-2xm498,172r-5,-42l485,113,479,98,456,78r-5,-1l451,173r-2,27l444,219r-8,12l425,234r-12,-4l405,218r-4,-20l399,173r,-1l401,146r5,-19l414,116r11,-3l437,117r8,12l449,148r2,25l451,77,426,71r-32,8l371,100r-14,32l352,172r4,41l369,246r23,22l425,276r31,-7l479,248r6,-14l493,216r5,-43l498,172xm665,165r-6,-41l654,113,644,95,621,77r-3,-1l618,166r-4,32l605,219r-13,11l578,234r-5,l570,233r,-118l574,114r7,-1l584,113r13,3l608,125r7,16l618,166r,-90l603,73,592,71r-10,l576,72r-6,1l570,1r,-1l524,r-1,1l523,267r1,1l526,269r12,3l549,274r12,2l572,276r36,-7l638,248r7,-14l658,213r7,-48xm820,150r-1,-3l817,123r-5,-12l806,97,787,78,776,76r,51l776,145r-1,2l774,147r-44,l733,133r4,-11l744,114r11,-3l771,111r5,16l776,76,756,71r-31,8l702,101r-14,34l683,176r5,40l702,247r25,21l765,276r10,l785,275r10,-3l806,268r1,-2l807,234r,-6l806,228r-2,l793,232r-9,2l773,234r-20,-3l739,221r-7,-16l729,184r69,l810,184r4,-1l816,183r1,-1l818,180r1,-5l820,163r,-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">
                  <v:path arrowok="t" o:connecttype="custom" o:connectlocs="95885,-532765;72390,-627380;45720,-550545;54610,-598170;67310,-532765;34925,-615950;635,-463550;36830,-505460;82550,-463550;207010,-480695;207645,-636270;177800,-591820;173355,-488950;149225,-509905;161925,-563245;177800,-564515;132080,-572770;131445,-477520;189865,-464185;208280,-472440;304165,-574675;285115,-509905;262255,-490855;253365,-527685;269875,-565150;286385,-527050;235585,-573405;234315,-480695;304165,-479425;316230,-527685;408940,-576580;389890,-511175;363855,-488315;368935,-565150;390525,-547370;375920,-591820;361950,-636270;332105,-467360;348615,-462915;405130,-479425;520700,-541655;511810,-575310;492760,-544830;465455,-552450;489585,-566420;460375,-586740;436880,-499745;492125,-461645;512445,-467995;510540,-492125;478155,-490220;506730,-520065;518795,-521335;520700,-541655" o:connectangles="0,0,0,0,0,0,0,0,0,0,0,0,0,0,0,0,0,0,0,0,0,0,0,0,0,0,0,0,0,0,0,0,0,0,0,0,0,0,0,0,0,0,0,0,0,0,0,0,0,0,0,0,0,0"/>
                </v:shape>
                <v:group id="Group 5" style="position:absolute;width:5213;height:4610" coordsize="821,726"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AutoShape 3" style="position:absolute;left:-1;width:821;height:726;visibility:visible;mso-wrap-style:square;v-text-anchor:top" coordsize="821,726" o:spid="_x0000_s1029" fillcolor="#ff2500" stroked="f" path="m303,l,,,726,303,xm603,726l410,268,278,580r141,l477,726r126,xm820,l517,,820,726,8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">
                    <v:path arrowok="t" o:connecttype="custom" o:connectlocs="303,0;0,0;0,726;303,0;603,726;410,268;278,580;419,580;477,726;603,726;820,0;517,0;820,726;820,0" o:connectangles="0,0,0,0,0,0,0,0,0,0,0,0,0,0"/>
                  </v:shape>
                </v:group>
                <w10:wrap anchorx="margin"/>
              </v:group>
            </w:pict>
          </mc:Fallback>
        </mc:AlternateContent>
      </w:r>
    </w:ins>
    <w:r w:rsidR="00CC47F4" w:rsidRPr="00CC47F4">
      <w:rPr>
        <w:b/>
        <w:bCs/>
      </w:rPr>
      <w:t xml:space="preserve">Micro </w:t>
    </w:r>
    <w:r w:rsidR="006D666A">
      <w:rPr>
        <w:b/>
        <w:bCs/>
      </w:rPr>
      <w:t>F</w:t>
    </w:r>
    <w:r w:rsidR="00CC47F4" w:rsidRPr="00CC47F4">
      <w:rPr>
        <w:b/>
        <w:bCs/>
      </w:rPr>
      <w:t>rontend</w:t>
    </w:r>
    <w:r w:rsidR="006D666A">
      <w:rPr>
        <w:b/>
        <w:bCs/>
      </w:rPr>
      <w:t>s</w:t>
    </w:r>
    <w:r w:rsidR="00CC47F4" w:rsidRPr="00CC47F4">
      <w:rPr>
        <w:b/>
        <w:bCs/>
      </w:rPr>
      <w:t xml:space="preserve"> in AEM</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3F868F0"/>
    <w:multiLevelType w:val="hybridMultilevel"/>
    <w:tmpl w:val="0ED43CE6"/>
    <w:lvl w:ilvl="0" w:tplc="8C3A16F8">
      <w:start w:val="1"/>
      <w:numFmt w:val="decimal"/>
      <w:lvlText w:val="%1."/>
      <w:lvlJc w:val="left"/>
      <w:pPr>
        <w:tabs>
          <w:tab w:pos="720" w:val="num"/>
        </w:tabs>
        <w:ind w:hanging="360" w:left="720"/>
      </w:pPr>
    </w:lvl>
    <w:lvl w:ilvl="1" w:tentative="1" w:tplc="87622CF6">
      <w:start w:val="1"/>
      <w:numFmt w:val="decimal"/>
      <w:lvlText w:val="%2."/>
      <w:lvlJc w:val="left"/>
      <w:pPr>
        <w:tabs>
          <w:tab w:pos="1440" w:val="num"/>
        </w:tabs>
        <w:ind w:hanging="360" w:left="1440"/>
      </w:pPr>
    </w:lvl>
    <w:lvl w:ilvl="2" w:tentative="1" w:tplc="60C85FD4">
      <w:start w:val="1"/>
      <w:numFmt w:val="decimal"/>
      <w:lvlText w:val="%3."/>
      <w:lvlJc w:val="left"/>
      <w:pPr>
        <w:tabs>
          <w:tab w:pos="2160" w:val="num"/>
        </w:tabs>
        <w:ind w:hanging="360" w:left="2160"/>
      </w:pPr>
    </w:lvl>
    <w:lvl w:ilvl="3" w:tentative="1" w:tplc="AE6E5AF2">
      <w:start w:val="1"/>
      <w:numFmt w:val="decimal"/>
      <w:lvlText w:val="%4."/>
      <w:lvlJc w:val="left"/>
      <w:pPr>
        <w:tabs>
          <w:tab w:pos="2880" w:val="num"/>
        </w:tabs>
        <w:ind w:hanging="360" w:left="2880"/>
      </w:pPr>
    </w:lvl>
    <w:lvl w:ilvl="4" w:tentative="1" w:tplc="89DE9552">
      <w:start w:val="1"/>
      <w:numFmt w:val="decimal"/>
      <w:lvlText w:val="%5."/>
      <w:lvlJc w:val="left"/>
      <w:pPr>
        <w:tabs>
          <w:tab w:pos="3600" w:val="num"/>
        </w:tabs>
        <w:ind w:hanging="360" w:left="3600"/>
      </w:pPr>
    </w:lvl>
    <w:lvl w:ilvl="5" w:tentative="1" w:tplc="DEBA3048">
      <w:start w:val="1"/>
      <w:numFmt w:val="decimal"/>
      <w:lvlText w:val="%6."/>
      <w:lvlJc w:val="left"/>
      <w:pPr>
        <w:tabs>
          <w:tab w:pos="4320" w:val="num"/>
        </w:tabs>
        <w:ind w:hanging="360" w:left="4320"/>
      </w:pPr>
    </w:lvl>
    <w:lvl w:ilvl="6" w:tentative="1" w:tplc="BBF2E226">
      <w:start w:val="1"/>
      <w:numFmt w:val="decimal"/>
      <w:lvlText w:val="%7."/>
      <w:lvlJc w:val="left"/>
      <w:pPr>
        <w:tabs>
          <w:tab w:pos="5040" w:val="num"/>
        </w:tabs>
        <w:ind w:hanging="360" w:left="5040"/>
      </w:pPr>
    </w:lvl>
    <w:lvl w:ilvl="7" w:tentative="1" w:tplc="70C6ED0A">
      <w:start w:val="1"/>
      <w:numFmt w:val="decimal"/>
      <w:lvlText w:val="%8."/>
      <w:lvlJc w:val="left"/>
      <w:pPr>
        <w:tabs>
          <w:tab w:pos="5760" w:val="num"/>
        </w:tabs>
        <w:ind w:hanging="360" w:left="5760"/>
      </w:pPr>
    </w:lvl>
    <w:lvl w:ilvl="8" w:tentative="1" w:tplc="5266851C">
      <w:start w:val="1"/>
      <w:numFmt w:val="decimal"/>
      <w:lvlText w:val="%9."/>
      <w:lvlJc w:val="left"/>
      <w:pPr>
        <w:tabs>
          <w:tab w:pos="6480" w:val="num"/>
        </w:tabs>
        <w:ind w:hanging="360" w:left="6480"/>
      </w:pPr>
    </w:lvl>
  </w:abstractNum>
  <w:abstractNum w15:restartNumberingAfterBreak="0" w:abstractNumId="1">
    <w:nsid w:val="075F7B61"/>
    <w:multiLevelType w:val="hybridMultilevel"/>
    <w:tmpl w:val="F90CC4E4"/>
    <w:lvl w:ilvl="0" w:tplc="FF8EB084">
      <w:start w:val="1"/>
      <w:numFmt w:val="bullet"/>
      <w:lvlText w:val="•"/>
      <w:lvlJc w:val="left"/>
      <w:pPr>
        <w:tabs>
          <w:tab w:pos="360" w:val="num"/>
        </w:tabs>
        <w:ind w:hanging="360" w:left="360"/>
      </w:pPr>
      <w:rPr>
        <w:rFonts w:ascii="Arial" w:hAnsi="Arial" w:hint="default"/>
      </w:rPr>
    </w:lvl>
    <w:lvl w:ilvl="1" w:tentative="1" w:tplc="609CA3DA">
      <w:start w:val="1"/>
      <w:numFmt w:val="bullet"/>
      <w:lvlText w:val="•"/>
      <w:lvlJc w:val="left"/>
      <w:pPr>
        <w:tabs>
          <w:tab w:pos="1080" w:val="num"/>
        </w:tabs>
        <w:ind w:hanging="360" w:left="1080"/>
      </w:pPr>
      <w:rPr>
        <w:rFonts w:ascii="Arial" w:hAnsi="Arial" w:hint="default"/>
      </w:rPr>
    </w:lvl>
    <w:lvl w:ilvl="2" w:tentative="1" w:tplc="7E480F30">
      <w:start w:val="1"/>
      <w:numFmt w:val="bullet"/>
      <w:lvlText w:val="•"/>
      <w:lvlJc w:val="left"/>
      <w:pPr>
        <w:tabs>
          <w:tab w:pos="1800" w:val="num"/>
        </w:tabs>
        <w:ind w:hanging="360" w:left="1800"/>
      </w:pPr>
      <w:rPr>
        <w:rFonts w:ascii="Arial" w:hAnsi="Arial" w:hint="default"/>
      </w:rPr>
    </w:lvl>
    <w:lvl w:ilvl="3" w:tentative="1" w:tplc="06FC66B0">
      <w:start w:val="1"/>
      <w:numFmt w:val="bullet"/>
      <w:lvlText w:val="•"/>
      <w:lvlJc w:val="left"/>
      <w:pPr>
        <w:tabs>
          <w:tab w:pos="2520" w:val="num"/>
        </w:tabs>
        <w:ind w:hanging="360" w:left="2520"/>
      </w:pPr>
      <w:rPr>
        <w:rFonts w:ascii="Arial" w:hAnsi="Arial" w:hint="default"/>
      </w:rPr>
    </w:lvl>
    <w:lvl w:ilvl="4" w:tentative="1" w:tplc="CAF6B34C">
      <w:start w:val="1"/>
      <w:numFmt w:val="bullet"/>
      <w:lvlText w:val="•"/>
      <w:lvlJc w:val="left"/>
      <w:pPr>
        <w:tabs>
          <w:tab w:pos="3240" w:val="num"/>
        </w:tabs>
        <w:ind w:hanging="360" w:left="3240"/>
      </w:pPr>
      <w:rPr>
        <w:rFonts w:ascii="Arial" w:hAnsi="Arial" w:hint="default"/>
      </w:rPr>
    </w:lvl>
    <w:lvl w:ilvl="5" w:tentative="1" w:tplc="18A495DA">
      <w:start w:val="1"/>
      <w:numFmt w:val="bullet"/>
      <w:lvlText w:val="•"/>
      <w:lvlJc w:val="left"/>
      <w:pPr>
        <w:tabs>
          <w:tab w:pos="3960" w:val="num"/>
        </w:tabs>
        <w:ind w:hanging="360" w:left="3960"/>
      </w:pPr>
      <w:rPr>
        <w:rFonts w:ascii="Arial" w:hAnsi="Arial" w:hint="default"/>
      </w:rPr>
    </w:lvl>
    <w:lvl w:ilvl="6" w:tentative="1" w:tplc="6E1241DE">
      <w:start w:val="1"/>
      <w:numFmt w:val="bullet"/>
      <w:lvlText w:val="•"/>
      <w:lvlJc w:val="left"/>
      <w:pPr>
        <w:tabs>
          <w:tab w:pos="4680" w:val="num"/>
        </w:tabs>
        <w:ind w:hanging="360" w:left="4680"/>
      </w:pPr>
      <w:rPr>
        <w:rFonts w:ascii="Arial" w:hAnsi="Arial" w:hint="default"/>
      </w:rPr>
    </w:lvl>
    <w:lvl w:ilvl="7" w:tentative="1" w:tplc="6666F4E0">
      <w:start w:val="1"/>
      <w:numFmt w:val="bullet"/>
      <w:lvlText w:val="•"/>
      <w:lvlJc w:val="left"/>
      <w:pPr>
        <w:tabs>
          <w:tab w:pos="5400" w:val="num"/>
        </w:tabs>
        <w:ind w:hanging="360" w:left="5400"/>
      </w:pPr>
      <w:rPr>
        <w:rFonts w:ascii="Arial" w:hAnsi="Arial" w:hint="default"/>
      </w:rPr>
    </w:lvl>
    <w:lvl w:ilvl="8" w:tentative="1" w:tplc="C65C575A">
      <w:start w:val="1"/>
      <w:numFmt w:val="bullet"/>
      <w:lvlText w:val="•"/>
      <w:lvlJc w:val="left"/>
      <w:pPr>
        <w:tabs>
          <w:tab w:pos="6120" w:val="num"/>
        </w:tabs>
        <w:ind w:hanging="360" w:left="6120"/>
      </w:pPr>
      <w:rPr>
        <w:rFonts w:ascii="Arial" w:hAnsi="Arial" w:hint="default"/>
      </w:rPr>
    </w:lvl>
  </w:abstractNum>
  <w:abstractNum w15:restartNumberingAfterBreak="0" w:abstractNumId="2">
    <w:nsid w:val="1ACDD963"/>
    <w:multiLevelType w:val="hybridMultilevel"/>
    <w:tmpl w:val="FFFFFFFF"/>
    <w:lvl w:ilvl="0" w:tplc="04741B3A">
      <w:start w:val="1"/>
      <w:numFmt w:val="bullet"/>
      <w:lvlText w:val=""/>
      <w:lvlJc w:val="left"/>
      <w:pPr>
        <w:ind w:hanging="360" w:left="720"/>
      </w:pPr>
      <w:rPr>
        <w:rFonts w:ascii="Symbol" w:hAnsi="Symbol" w:hint="default"/>
      </w:rPr>
    </w:lvl>
    <w:lvl w:ilvl="1" w:tplc="02AE4ADE">
      <w:start w:val="1"/>
      <w:numFmt w:val="bullet"/>
      <w:lvlText w:val="o"/>
      <w:lvlJc w:val="left"/>
      <w:pPr>
        <w:ind w:hanging="360" w:left="1440"/>
      </w:pPr>
      <w:rPr>
        <w:rFonts w:ascii="Courier New" w:hAnsi="Courier New" w:hint="default"/>
      </w:rPr>
    </w:lvl>
    <w:lvl w:ilvl="2" w:tplc="86A036D0">
      <w:start w:val="1"/>
      <w:numFmt w:val="bullet"/>
      <w:lvlText w:val=""/>
      <w:lvlJc w:val="left"/>
      <w:pPr>
        <w:ind w:hanging="360" w:left="2160"/>
      </w:pPr>
      <w:rPr>
        <w:rFonts w:ascii="Wingdings" w:hAnsi="Wingdings" w:hint="default"/>
      </w:rPr>
    </w:lvl>
    <w:lvl w:ilvl="3" w:tplc="18FCF832">
      <w:start w:val="1"/>
      <w:numFmt w:val="bullet"/>
      <w:lvlText w:val=""/>
      <w:lvlJc w:val="left"/>
      <w:pPr>
        <w:ind w:hanging="360" w:left="2880"/>
      </w:pPr>
      <w:rPr>
        <w:rFonts w:ascii="Symbol" w:hAnsi="Symbol" w:hint="default"/>
      </w:rPr>
    </w:lvl>
    <w:lvl w:ilvl="4" w:tplc="3B801690">
      <w:start w:val="1"/>
      <w:numFmt w:val="bullet"/>
      <w:lvlText w:val="o"/>
      <w:lvlJc w:val="left"/>
      <w:pPr>
        <w:ind w:hanging="360" w:left="3600"/>
      </w:pPr>
      <w:rPr>
        <w:rFonts w:ascii="Courier New" w:hAnsi="Courier New" w:hint="default"/>
      </w:rPr>
    </w:lvl>
    <w:lvl w:ilvl="5" w:tplc="EF982E58">
      <w:start w:val="1"/>
      <w:numFmt w:val="bullet"/>
      <w:lvlText w:val=""/>
      <w:lvlJc w:val="left"/>
      <w:pPr>
        <w:ind w:hanging="360" w:left="4320"/>
      </w:pPr>
      <w:rPr>
        <w:rFonts w:ascii="Wingdings" w:hAnsi="Wingdings" w:hint="default"/>
      </w:rPr>
    </w:lvl>
    <w:lvl w:ilvl="6" w:tplc="2FBA5430">
      <w:start w:val="1"/>
      <w:numFmt w:val="bullet"/>
      <w:lvlText w:val=""/>
      <w:lvlJc w:val="left"/>
      <w:pPr>
        <w:ind w:hanging="360" w:left="5040"/>
      </w:pPr>
      <w:rPr>
        <w:rFonts w:ascii="Symbol" w:hAnsi="Symbol" w:hint="default"/>
      </w:rPr>
    </w:lvl>
    <w:lvl w:ilvl="7" w:tplc="4DB69A76">
      <w:start w:val="1"/>
      <w:numFmt w:val="bullet"/>
      <w:lvlText w:val="o"/>
      <w:lvlJc w:val="left"/>
      <w:pPr>
        <w:ind w:hanging="360" w:left="5760"/>
      </w:pPr>
      <w:rPr>
        <w:rFonts w:ascii="Courier New" w:hAnsi="Courier New" w:hint="default"/>
      </w:rPr>
    </w:lvl>
    <w:lvl w:ilvl="8" w:tplc="1D62AEB0">
      <w:start w:val="1"/>
      <w:numFmt w:val="bullet"/>
      <w:lvlText w:val=""/>
      <w:lvlJc w:val="left"/>
      <w:pPr>
        <w:ind w:hanging="360" w:left="6480"/>
      </w:pPr>
      <w:rPr>
        <w:rFonts w:ascii="Wingdings" w:hAnsi="Wingdings" w:hint="default"/>
      </w:rPr>
    </w:lvl>
  </w:abstractNum>
  <w:abstractNum w15:restartNumberingAfterBreak="0" w:abstractNumId="3">
    <w:nsid w:val="1BA82F9E"/>
    <w:multiLevelType w:val="hybridMultilevel"/>
    <w:tmpl w:val="D60E7B4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
    <w:nsid w:val="1E2075C5"/>
    <w:multiLevelType w:val="hybridMultilevel"/>
    <w:tmpl w:val="A632488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1F5F34E7"/>
    <w:multiLevelType w:val="hybridMultilevel"/>
    <w:tmpl w:val="8BD2713C"/>
    <w:lvl w:ilvl="0" w:tplc="91CE34F8">
      <w:start w:val="1"/>
      <w:numFmt w:val="decimal"/>
      <w:lvlText w:val="%1."/>
      <w:lvlJc w:val="left"/>
      <w:pPr>
        <w:tabs>
          <w:tab w:pos="720" w:val="num"/>
        </w:tabs>
        <w:ind w:hanging="360" w:left="720"/>
      </w:pPr>
    </w:lvl>
    <w:lvl w:ilvl="1" w:tentative="1" w:tplc="69FC7B4C">
      <w:start w:val="1"/>
      <w:numFmt w:val="decimal"/>
      <w:lvlText w:val="%2."/>
      <w:lvlJc w:val="left"/>
      <w:pPr>
        <w:tabs>
          <w:tab w:pos="1440" w:val="num"/>
        </w:tabs>
        <w:ind w:hanging="360" w:left="1440"/>
      </w:pPr>
    </w:lvl>
    <w:lvl w:ilvl="2" w:tentative="1" w:tplc="702A7628">
      <w:start w:val="1"/>
      <w:numFmt w:val="decimal"/>
      <w:lvlText w:val="%3."/>
      <w:lvlJc w:val="left"/>
      <w:pPr>
        <w:tabs>
          <w:tab w:pos="2160" w:val="num"/>
        </w:tabs>
        <w:ind w:hanging="360" w:left="2160"/>
      </w:pPr>
    </w:lvl>
    <w:lvl w:ilvl="3" w:tentative="1" w:tplc="6BEA7206">
      <w:start w:val="1"/>
      <w:numFmt w:val="decimal"/>
      <w:lvlText w:val="%4."/>
      <w:lvlJc w:val="left"/>
      <w:pPr>
        <w:tabs>
          <w:tab w:pos="2880" w:val="num"/>
        </w:tabs>
        <w:ind w:hanging="360" w:left="2880"/>
      </w:pPr>
    </w:lvl>
    <w:lvl w:ilvl="4" w:tentative="1" w:tplc="EE467850">
      <w:start w:val="1"/>
      <w:numFmt w:val="decimal"/>
      <w:lvlText w:val="%5."/>
      <w:lvlJc w:val="left"/>
      <w:pPr>
        <w:tabs>
          <w:tab w:pos="3600" w:val="num"/>
        </w:tabs>
        <w:ind w:hanging="360" w:left="3600"/>
      </w:pPr>
    </w:lvl>
    <w:lvl w:ilvl="5" w:tentative="1" w:tplc="1742BF12">
      <w:start w:val="1"/>
      <w:numFmt w:val="decimal"/>
      <w:lvlText w:val="%6."/>
      <w:lvlJc w:val="left"/>
      <w:pPr>
        <w:tabs>
          <w:tab w:pos="4320" w:val="num"/>
        </w:tabs>
        <w:ind w:hanging="360" w:left="4320"/>
      </w:pPr>
    </w:lvl>
    <w:lvl w:ilvl="6" w:tentative="1" w:tplc="ABD69A68">
      <w:start w:val="1"/>
      <w:numFmt w:val="decimal"/>
      <w:lvlText w:val="%7."/>
      <w:lvlJc w:val="left"/>
      <w:pPr>
        <w:tabs>
          <w:tab w:pos="5040" w:val="num"/>
        </w:tabs>
        <w:ind w:hanging="360" w:left="5040"/>
      </w:pPr>
    </w:lvl>
    <w:lvl w:ilvl="7" w:tentative="1" w:tplc="32B0D65E">
      <w:start w:val="1"/>
      <w:numFmt w:val="decimal"/>
      <w:lvlText w:val="%8."/>
      <w:lvlJc w:val="left"/>
      <w:pPr>
        <w:tabs>
          <w:tab w:pos="5760" w:val="num"/>
        </w:tabs>
        <w:ind w:hanging="360" w:left="5760"/>
      </w:pPr>
    </w:lvl>
    <w:lvl w:ilvl="8" w:tentative="1" w:tplc="90D8497C">
      <w:start w:val="1"/>
      <w:numFmt w:val="decimal"/>
      <w:lvlText w:val="%9."/>
      <w:lvlJc w:val="left"/>
      <w:pPr>
        <w:tabs>
          <w:tab w:pos="6480" w:val="num"/>
        </w:tabs>
        <w:ind w:hanging="360" w:left="6480"/>
      </w:pPr>
    </w:lvl>
  </w:abstractNum>
  <w:abstractNum w15:restartNumberingAfterBreak="0" w:abstractNumId="6">
    <w:nsid w:val="36285934"/>
    <w:multiLevelType w:val="hybridMultilevel"/>
    <w:tmpl w:val="98C8AACA"/>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3A0F006B"/>
    <w:multiLevelType w:val="hybridMultilevel"/>
    <w:tmpl w:val="205E1810"/>
    <w:lvl w:ilvl="0" w:tplc="0809000F">
      <w:start w:val="1"/>
      <w:numFmt w:val="decimal"/>
      <w:lvlText w:val="%1."/>
      <w:lvlJc w:val="left"/>
      <w:pPr>
        <w:ind w:hanging="360" w:left="720"/>
      </w:pPr>
      <w:rPr>
        <w:rFont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8">
    <w:nsid w:val="461C6055"/>
    <w:multiLevelType w:val="hybridMultilevel"/>
    <w:tmpl w:val="C454782E"/>
    <w:lvl w:ilvl="0" w:tplc="7DB85DD8">
      <w:start w:val="4"/>
      <w:numFmt w:val="decimal"/>
      <w:lvlText w:val="%1."/>
      <w:lvlJc w:val="left"/>
      <w:pPr>
        <w:ind w:hanging="360" w:left="720"/>
      </w:pPr>
      <w:rPr>
        <w:rFonts w:ascii="Adobe Clean ExtraBold" w:hAnsi="Adobe Clean ExtraBold" w:hint="default"/>
        <w:b w:val="0"/>
        <w:sz w:val="4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4B170005"/>
    <w:multiLevelType w:val="hybridMultilevel"/>
    <w:tmpl w:val="003A0C74"/>
    <w:lvl w:ilvl="0" w:tplc="26C845FE">
      <w:start w:val="1"/>
      <w:numFmt w:val="decimal"/>
      <w:lvlText w:val="%1."/>
      <w:lvlJc w:val="left"/>
      <w:pPr>
        <w:tabs>
          <w:tab w:pos="720" w:val="num"/>
        </w:tabs>
        <w:ind w:hanging="360" w:left="720"/>
      </w:pPr>
    </w:lvl>
    <w:lvl w:ilvl="1" w:tentative="1" w:tplc="7A9AD41E">
      <w:start w:val="1"/>
      <w:numFmt w:val="decimal"/>
      <w:lvlText w:val="%2."/>
      <w:lvlJc w:val="left"/>
      <w:pPr>
        <w:tabs>
          <w:tab w:pos="1440" w:val="num"/>
        </w:tabs>
        <w:ind w:hanging="360" w:left="1440"/>
      </w:pPr>
    </w:lvl>
    <w:lvl w:ilvl="2" w:tentative="1" w:tplc="114E544A">
      <w:start w:val="1"/>
      <w:numFmt w:val="decimal"/>
      <w:lvlText w:val="%3."/>
      <w:lvlJc w:val="left"/>
      <w:pPr>
        <w:tabs>
          <w:tab w:pos="2160" w:val="num"/>
        </w:tabs>
        <w:ind w:hanging="360" w:left="2160"/>
      </w:pPr>
    </w:lvl>
    <w:lvl w:ilvl="3" w:tentative="1" w:tplc="EC204524">
      <w:start w:val="1"/>
      <w:numFmt w:val="decimal"/>
      <w:lvlText w:val="%4."/>
      <w:lvlJc w:val="left"/>
      <w:pPr>
        <w:tabs>
          <w:tab w:pos="2880" w:val="num"/>
        </w:tabs>
        <w:ind w:hanging="360" w:left="2880"/>
      </w:pPr>
    </w:lvl>
    <w:lvl w:ilvl="4" w:tentative="1" w:tplc="C5CA74D4">
      <w:start w:val="1"/>
      <w:numFmt w:val="decimal"/>
      <w:lvlText w:val="%5."/>
      <w:lvlJc w:val="left"/>
      <w:pPr>
        <w:tabs>
          <w:tab w:pos="3600" w:val="num"/>
        </w:tabs>
        <w:ind w:hanging="360" w:left="3600"/>
      </w:pPr>
    </w:lvl>
    <w:lvl w:ilvl="5" w:tentative="1" w:tplc="68389822">
      <w:start w:val="1"/>
      <w:numFmt w:val="decimal"/>
      <w:lvlText w:val="%6."/>
      <w:lvlJc w:val="left"/>
      <w:pPr>
        <w:tabs>
          <w:tab w:pos="4320" w:val="num"/>
        </w:tabs>
        <w:ind w:hanging="360" w:left="4320"/>
      </w:pPr>
    </w:lvl>
    <w:lvl w:ilvl="6" w:tentative="1" w:tplc="FAD0C014">
      <w:start w:val="1"/>
      <w:numFmt w:val="decimal"/>
      <w:lvlText w:val="%7."/>
      <w:lvlJc w:val="left"/>
      <w:pPr>
        <w:tabs>
          <w:tab w:pos="5040" w:val="num"/>
        </w:tabs>
        <w:ind w:hanging="360" w:left="5040"/>
      </w:pPr>
    </w:lvl>
    <w:lvl w:ilvl="7" w:tentative="1" w:tplc="66E4D816">
      <w:start w:val="1"/>
      <w:numFmt w:val="decimal"/>
      <w:lvlText w:val="%8."/>
      <w:lvlJc w:val="left"/>
      <w:pPr>
        <w:tabs>
          <w:tab w:pos="5760" w:val="num"/>
        </w:tabs>
        <w:ind w:hanging="360" w:left="5760"/>
      </w:pPr>
    </w:lvl>
    <w:lvl w:ilvl="8" w:tentative="1" w:tplc="5E8A36D4">
      <w:start w:val="1"/>
      <w:numFmt w:val="decimal"/>
      <w:lvlText w:val="%9."/>
      <w:lvlJc w:val="left"/>
      <w:pPr>
        <w:tabs>
          <w:tab w:pos="6480" w:val="num"/>
        </w:tabs>
        <w:ind w:hanging="360" w:left="6480"/>
      </w:pPr>
    </w:lvl>
  </w:abstractNum>
  <w:abstractNum w15:restartNumberingAfterBreak="0" w:abstractNumId="10">
    <w:nsid w:val="598F135E"/>
    <w:multiLevelType w:val="hybridMultilevel"/>
    <w:tmpl w:val="53CC508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5BBA26E8"/>
    <w:multiLevelType w:val="hybridMultilevel"/>
    <w:tmpl w:val="81C6079E"/>
    <w:lvl w:ilvl="0" w:tplc="83664992">
      <w:start w:val="1"/>
      <w:numFmt w:val="bullet"/>
      <w:lvlText w:val="•"/>
      <w:lvlJc w:val="left"/>
      <w:pPr>
        <w:tabs>
          <w:tab w:pos="720" w:val="num"/>
        </w:tabs>
        <w:ind w:hanging="360" w:left="720"/>
      </w:pPr>
      <w:rPr>
        <w:rFonts w:ascii="Arial" w:hAnsi="Arial" w:hint="default"/>
      </w:rPr>
    </w:lvl>
    <w:lvl w:ilvl="1" w:tentative="1" w:tplc="D9088842">
      <w:start w:val="1"/>
      <w:numFmt w:val="bullet"/>
      <w:lvlText w:val="•"/>
      <w:lvlJc w:val="left"/>
      <w:pPr>
        <w:tabs>
          <w:tab w:pos="1440" w:val="num"/>
        </w:tabs>
        <w:ind w:hanging="360" w:left="1440"/>
      </w:pPr>
      <w:rPr>
        <w:rFonts w:ascii="Arial" w:hAnsi="Arial" w:hint="default"/>
      </w:rPr>
    </w:lvl>
    <w:lvl w:ilvl="2" w:tentative="1" w:tplc="B4B6228C">
      <w:start w:val="1"/>
      <w:numFmt w:val="bullet"/>
      <w:lvlText w:val="•"/>
      <w:lvlJc w:val="left"/>
      <w:pPr>
        <w:tabs>
          <w:tab w:pos="2160" w:val="num"/>
        </w:tabs>
        <w:ind w:hanging="360" w:left="2160"/>
      </w:pPr>
      <w:rPr>
        <w:rFonts w:ascii="Arial" w:hAnsi="Arial" w:hint="default"/>
      </w:rPr>
    </w:lvl>
    <w:lvl w:ilvl="3" w:tentative="1" w:tplc="C04813BC">
      <w:start w:val="1"/>
      <w:numFmt w:val="bullet"/>
      <w:lvlText w:val="•"/>
      <w:lvlJc w:val="left"/>
      <w:pPr>
        <w:tabs>
          <w:tab w:pos="2880" w:val="num"/>
        </w:tabs>
        <w:ind w:hanging="360" w:left="2880"/>
      </w:pPr>
      <w:rPr>
        <w:rFonts w:ascii="Arial" w:hAnsi="Arial" w:hint="default"/>
      </w:rPr>
    </w:lvl>
    <w:lvl w:ilvl="4" w:tentative="1" w:tplc="61B600A2">
      <w:start w:val="1"/>
      <w:numFmt w:val="bullet"/>
      <w:lvlText w:val="•"/>
      <w:lvlJc w:val="left"/>
      <w:pPr>
        <w:tabs>
          <w:tab w:pos="3600" w:val="num"/>
        </w:tabs>
        <w:ind w:hanging="360" w:left="3600"/>
      </w:pPr>
      <w:rPr>
        <w:rFonts w:ascii="Arial" w:hAnsi="Arial" w:hint="default"/>
      </w:rPr>
    </w:lvl>
    <w:lvl w:ilvl="5" w:tentative="1" w:tplc="C682132A">
      <w:start w:val="1"/>
      <w:numFmt w:val="bullet"/>
      <w:lvlText w:val="•"/>
      <w:lvlJc w:val="left"/>
      <w:pPr>
        <w:tabs>
          <w:tab w:pos="4320" w:val="num"/>
        </w:tabs>
        <w:ind w:hanging="360" w:left="4320"/>
      </w:pPr>
      <w:rPr>
        <w:rFonts w:ascii="Arial" w:hAnsi="Arial" w:hint="default"/>
      </w:rPr>
    </w:lvl>
    <w:lvl w:ilvl="6" w:tentative="1" w:tplc="A2C00790">
      <w:start w:val="1"/>
      <w:numFmt w:val="bullet"/>
      <w:lvlText w:val="•"/>
      <w:lvlJc w:val="left"/>
      <w:pPr>
        <w:tabs>
          <w:tab w:pos="5040" w:val="num"/>
        </w:tabs>
        <w:ind w:hanging="360" w:left="5040"/>
      </w:pPr>
      <w:rPr>
        <w:rFonts w:ascii="Arial" w:hAnsi="Arial" w:hint="default"/>
      </w:rPr>
    </w:lvl>
    <w:lvl w:ilvl="7" w:tentative="1" w:tplc="6158FFFC">
      <w:start w:val="1"/>
      <w:numFmt w:val="bullet"/>
      <w:lvlText w:val="•"/>
      <w:lvlJc w:val="left"/>
      <w:pPr>
        <w:tabs>
          <w:tab w:pos="5760" w:val="num"/>
        </w:tabs>
        <w:ind w:hanging="360" w:left="5760"/>
      </w:pPr>
      <w:rPr>
        <w:rFonts w:ascii="Arial" w:hAnsi="Arial" w:hint="default"/>
      </w:rPr>
    </w:lvl>
    <w:lvl w:ilvl="8" w:tentative="1" w:tplc="0A2E0A6A">
      <w:start w:val="1"/>
      <w:numFmt w:val="bullet"/>
      <w:lvlText w:val="•"/>
      <w:lvlJc w:val="left"/>
      <w:pPr>
        <w:tabs>
          <w:tab w:pos="6480" w:val="num"/>
        </w:tabs>
        <w:ind w:hanging="360" w:left="6480"/>
      </w:pPr>
      <w:rPr>
        <w:rFonts w:ascii="Arial" w:hAnsi="Arial" w:hint="default"/>
      </w:rPr>
    </w:lvl>
  </w:abstractNum>
  <w:abstractNum w15:restartNumberingAfterBreak="0" w:abstractNumId="12">
    <w:nsid w:val="5C142EB3"/>
    <w:multiLevelType w:val="hybridMultilevel"/>
    <w:tmpl w:val="93521D2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60A60DA7"/>
    <w:multiLevelType w:val="multilevel"/>
    <w:tmpl w:val="DA00F266"/>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4">
    <w:nsid w:val="64F55C1F"/>
    <w:multiLevelType w:val="hybridMultilevel"/>
    <w:tmpl w:val="963889A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6EB27AAA"/>
    <w:multiLevelType w:val="hybridMultilevel"/>
    <w:tmpl w:val="3E44264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6F7642FF"/>
    <w:multiLevelType w:val="hybridMultilevel"/>
    <w:tmpl w:val="0674F530"/>
    <w:lvl w:ilvl="0" w:tplc="D082AC32">
      <w:start w:val="1"/>
      <w:numFmt w:val="decimal"/>
      <w:lvlText w:val="%1."/>
      <w:lvlJc w:val="left"/>
      <w:pPr>
        <w:tabs>
          <w:tab w:pos="720" w:val="num"/>
        </w:tabs>
        <w:ind w:hanging="360" w:left="720"/>
      </w:pPr>
    </w:lvl>
    <w:lvl w:ilvl="1" w:tentative="1" w:tplc="A390580A">
      <w:start w:val="1"/>
      <w:numFmt w:val="decimal"/>
      <w:lvlText w:val="%2."/>
      <w:lvlJc w:val="left"/>
      <w:pPr>
        <w:tabs>
          <w:tab w:pos="1440" w:val="num"/>
        </w:tabs>
        <w:ind w:hanging="360" w:left="1440"/>
      </w:pPr>
    </w:lvl>
    <w:lvl w:ilvl="2" w:tentative="1" w:tplc="FE4C633C">
      <w:start w:val="1"/>
      <w:numFmt w:val="decimal"/>
      <w:lvlText w:val="%3."/>
      <w:lvlJc w:val="left"/>
      <w:pPr>
        <w:tabs>
          <w:tab w:pos="2160" w:val="num"/>
        </w:tabs>
        <w:ind w:hanging="360" w:left="2160"/>
      </w:pPr>
    </w:lvl>
    <w:lvl w:ilvl="3" w:tentative="1" w:tplc="56463EB8">
      <w:start w:val="1"/>
      <w:numFmt w:val="decimal"/>
      <w:lvlText w:val="%4."/>
      <w:lvlJc w:val="left"/>
      <w:pPr>
        <w:tabs>
          <w:tab w:pos="2880" w:val="num"/>
        </w:tabs>
        <w:ind w:hanging="360" w:left="2880"/>
      </w:pPr>
    </w:lvl>
    <w:lvl w:ilvl="4" w:tentative="1" w:tplc="A732CC1C">
      <w:start w:val="1"/>
      <w:numFmt w:val="decimal"/>
      <w:lvlText w:val="%5."/>
      <w:lvlJc w:val="left"/>
      <w:pPr>
        <w:tabs>
          <w:tab w:pos="3600" w:val="num"/>
        </w:tabs>
        <w:ind w:hanging="360" w:left="3600"/>
      </w:pPr>
    </w:lvl>
    <w:lvl w:ilvl="5" w:tentative="1" w:tplc="D6728226">
      <w:start w:val="1"/>
      <w:numFmt w:val="decimal"/>
      <w:lvlText w:val="%6."/>
      <w:lvlJc w:val="left"/>
      <w:pPr>
        <w:tabs>
          <w:tab w:pos="4320" w:val="num"/>
        </w:tabs>
        <w:ind w:hanging="360" w:left="4320"/>
      </w:pPr>
    </w:lvl>
    <w:lvl w:ilvl="6" w:tentative="1" w:tplc="8BCCA812">
      <w:start w:val="1"/>
      <w:numFmt w:val="decimal"/>
      <w:lvlText w:val="%7."/>
      <w:lvlJc w:val="left"/>
      <w:pPr>
        <w:tabs>
          <w:tab w:pos="5040" w:val="num"/>
        </w:tabs>
        <w:ind w:hanging="360" w:left="5040"/>
      </w:pPr>
    </w:lvl>
    <w:lvl w:ilvl="7" w:tentative="1" w:tplc="53DCAAA0">
      <w:start w:val="1"/>
      <w:numFmt w:val="decimal"/>
      <w:lvlText w:val="%8."/>
      <w:lvlJc w:val="left"/>
      <w:pPr>
        <w:tabs>
          <w:tab w:pos="5760" w:val="num"/>
        </w:tabs>
        <w:ind w:hanging="360" w:left="5760"/>
      </w:pPr>
    </w:lvl>
    <w:lvl w:ilvl="8" w:tentative="1" w:tplc="55B211FA">
      <w:start w:val="1"/>
      <w:numFmt w:val="decimal"/>
      <w:lvlText w:val="%9."/>
      <w:lvlJc w:val="left"/>
      <w:pPr>
        <w:tabs>
          <w:tab w:pos="6480" w:val="num"/>
        </w:tabs>
        <w:ind w:hanging="360" w:left="6480"/>
      </w:pPr>
    </w:lvl>
  </w:abstractNum>
  <w:abstractNum w15:restartNumberingAfterBreak="0" w:abstractNumId="17">
    <w:nsid w:val="79BE31DA"/>
    <w:multiLevelType w:val="hybridMultilevel"/>
    <w:tmpl w:val="75F48406"/>
    <w:lvl w:ilvl="0" w:tplc="42CAB486">
      <w:start w:val="1"/>
      <w:numFmt w:val="bullet"/>
      <w:lvlText w:val="•"/>
      <w:lvlJc w:val="left"/>
      <w:pPr>
        <w:tabs>
          <w:tab w:pos="720" w:val="num"/>
        </w:tabs>
        <w:ind w:hanging="360" w:left="720"/>
      </w:pPr>
      <w:rPr>
        <w:rFonts w:ascii="Arial" w:hAnsi="Arial" w:hint="default"/>
      </w:rPr>
    </w:lvl>
    <w:lvl w:ilvl="1" w:tentative="1" w:tplc="F2AA2BF6">
      <w:start w:val="1"/>
      <w:numFmt w:val="bullet"/>
      <w:lvlText w:val="•"/>
      <w:lvlJc w:val="left"/>
      <w:pPr>
        <w:tabs>
          <w:tab w:pos="1440" w:val="num"/>
        </w:tabs>
        <w:ind w:hanging="360" w:left="1440"/>
      </w:pPr>
      <w:rPr>
        <w:rFonts w:ascii="Arial" w:hAnsi="Arial" w:hint="default"/>
      </w:rPr>
    </w:lvl>
    <w:lvl w:ilvl="2" w:tentative="1" w:tplc="0AEA0898">
      <w:start w:val="1"/>
      <w:numFmt w:val="bullet"/>
      <w:lvlText w:val="•"/>
      <w:lvlJc w:val="left"/>
      <w:pPr>
        <w:tabs>
          <w:tab w:pos="2160" w:val="num"/>
        </w:tabs>
        <w:ind w:hanging="360" w:left="2160"/>
      </w:pPr>
      <w:rPr>
        <w:rFonts w:ascii="Arial" w:hAnsi="Arial" w:hint="default"/>
      </w:rPr>
    </w:lvl>
    <w:lvl w:ilvl="3" w:tentative="1" w:tplc="04E63616">
      <w:start w:val="1"/>
      <w:numFmt w:val="bullet"/>
      <w:lvlText w:val="•"/>
      <w:lvlJc w:val="left"/>
      <w:pPr>
        <w:tabs>
          <w:tab w:pos="2880" w:val="num"/>
        </w:tabs>
        <w:ind w:hanging="360" w:left="2880"/>
      </w:pPr>
      <w:rPr>
        <w:rFonts w:ascii="Arial" w:hAnsi="Arial" w:hint="default"/>
      </w:rPr>
    </w:lvl>
    <w:lvl w:ilvl="4" w:tentative="1" w:tplc="6774224C">
      <w:start w:val="1"/>
      <w:numFmt w:val="bullet"/>
      <w:lvlText w:val="•"/>
      <w:lvlJc w:val="left"/>
      <w:pPr>
        <w:tabs>
          <w:tab w:pos="3600" w:val="num"/>
        </w:tabs>
        <w:ind w:hanging="360" w:left="3600"/>
      </w:pPr>
      <w:rPr>
        <w:rFonts w:ascii="Arial" w:hAnsi="Arial" w:hint="default"/>
      </w:rPr>
    </w:lvl>
    <w:lvl w:ilvl="5" w:tentative="1" w:tplc="2E3C20BE">
      <w:start w:val="1"/>
      <w:numFmt w:val="bullet"/>
      <w:lvlText w:val="•"/>
      <w:lvlJc w:val="left"/>
      <w:pPr>
        <w:tabs>
          <w:tab w:pos="4320" w:val="num"/>
        </w:tabs>
        <w:ind w:hanging="360" w:left="4320"/>
      </w:pPr>
      <w:rPr>
        <w:rFonts w:ascii="Arial" w:hAnsi="Arial" w:hint="default"/>
      </w:rPr>
    </w:lvl>
    <w:lvl w:ilvl="6" w:tentative="1" w:tplc="8E467FA0">
      <w:start w:val="1"/>
      <w:numFmt w:val="bullet"/>
      <w:lvlText w:val="•"/>
      <w:lvlJc w:val="left"/>
      <w:pPr>
        <w:tabs>
          <w:tab w:pos="5040" w:val="num"/>
        </w:tabs>
        <w:ind w:hanging="360" w:left="5040"/>
      </w:pPr>
      <w:rPr>
        <w:rFonts w:ascii="Arial" w:hAnsi="Arial" w:hint="default"/>
      </w:rPr>
    </w:lvl>
    <w:lvl w:ilvl="7" w:tentative="1" w:tplc="90A80E60">
      <w:start w:val="1"/>
      <w:numFmt w:val="bullet"/>
      <w:lvlText w:val="•"/>
      <w:lvlJc w:val="left"/>
      <w:pPr>
        <w:tabs>
          <w:tab w:pos="5760" w:val="num"/>
        </w:tabs>
        <w:ind w:hanging="360" w:left="5760"/>
      </w:pPr>
      <w:rPr>
        <w:rFonts w:ascii="Arial" w:hAnsi="Arial" w:hint="default"/>
      </w:rPr>
    </w:lvl>
    <w:lvl w:ilvl="8" w:tentative="1" w:tplc="D046B3E0">
      <w:start w:val="1"/>
      <w:numFmt w:val="bullet"/>
      <w:lvlText w:val="•"/>
      <w:lvlJc w:val="left"/>
      <w:pPr>
        <w:tabs>
          <w:tab w:pos="6480" w:val="num"/>
        </w:tabs>
        <w:ind w:hanging="360" w:left="6480"/>
      </w:pPr>
      <w:rPr>
        <w:rFonts w:ascii="Arial" w:hAnsi="Arial" w:hint="default"/>
      </w:rPr>
    </w:lvl>
  </w:abstractNum>
  <w:abstractNum w15:restartNumberingAfterBreak="0" w:abstractNumId="18">
    <w:nsid w:val="7B5B189A"/>
    <w:multiLevelType w:val="hybridMultilevel"/>
    <w:tmpl w:val="0D0E3ED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7FF830F3"/>
    <w:multiLevelType w:val="hybridMultilevel"/>
    <w:tmpl w:val="09123D36"/>
    <w:lvl w:ilvl="0" w:tplc="9A38DB80">
      <w:start w:val="1"/>
      <w:numFmt w:val="bullet"/>
      <w:lvlText w:val="•"/>
      <w:lvlJc w:val="left"/>
      <w:pPr>
        <w:tabs>
          <w:tab w:pos="720" w:val="num"/>
        </w:tabs>
        <w:ind w:hanging="360" w:left="720"/>
      </w:pPr>
      <w:rPr>
        <w:rFonts w:ascii="Arial" w:hAnsi="Arial" w:hint="default"/>
      </w:rPr>
    </w:lvl>
    <w:lvl w:ilvl="1" w:tentative="1" w:tplc="4CB8BC20">
      <w:start w:val="1"/>
      <w:numFmt w:val="bullet"/>
      <w:lvlText w:val="•"/>
      <w:lvlJc w:val="left"/>
      <w:pPr>
        <w:tabs>
          <w:tab w:pos="1440" w:val="num"/>
        </w:tabs>
        <w:ind w:hanging="360" w:left="1440"/>
      </w:pPr>
      <w:rPr>
        <w:rFonts w:ascii="Arial" w:hAnsi="Arial" w:hint="default"/>
      </w:rPr>
    </w:lvl>
    <w:lvl w:ilvl="2" w:tentative="1" w:tplc="AB92B26A">
      <w:start w:val="1"/>
      <w:numFmt w:val="bullet"/>
      <w:lvlText w:val="•"/>
      <w:lvlJc w:val="left"/>
      <w:pPr>
        <w:tabs>
          <w:tab w:pos="2160" w:val="num"/>
        </w:tabs>
        <w:ind w:hanging="360" w:left="2160"/>
      </w:pPr>
      <w:rPr>
        <w:rFonts w:ascii="Arial" w:hAnsi="Arial" w:hint="default"/>
      </w:rPr>
    </w:lvl>
    <w:lvl w:ilvl="3" w:tentative="1" w:tplc="254E697A">
      <w:start w:val="1"/>
      <w:numFmt w:val="bullet"/>
      <w:lvlText w:val="•"/>
      <w:lvlJc w:val="left"/>
      <w:pPr>
        <w:tabs>
          <w:tab w:pos="2880" w:val="num"/>
        </w:tabs>
        <w:ind w:hanging="360" w:left="2880"/>
      </w:pPr>
      <w:rPr>
        <w:rFonts w:ascii="Arial" w:hAnsi="Arial" w:hint="default"/>
      </w:rPr>
    </w:lvl>
    <w:lvl w:ilvl="4" w:tentative="1" w:tplc="D0282714">
      <w:start w:val="1"/>
      <w:numFmt w:val="bullet"/>
      <w:lvlText w:val="•"/>
      <w:lvlJc w:val="left"/>
      <w:pPr>
        <w:tabs>
          <w:tab w:pos="3600" w:val="num"/>
        </w:tabs>
        <w:ind w:hanging="360" w:left="3600"/>
      </w:pPr>
      <w:rPr>
        <w:rFonts w:ascii="Arial" w:hAnsi="Arial" w:hint="default"/>
      </w:rPr>
    </w:lvl>
    <w:lvl w:ilvl="5" w:tentative="1" w:tplc="AB160DA6">
      <w:start w:val="1"/>
      <w:numFmt w:val="bullet"/>
      <w:lvlText w:val="•"/>
      <w:lvlJc w:val="left"/>
      <w:pPr>
        <w:tabs>
          <w:tab w:pos="4320" w:val="num"/>
        </w:tabs>
        <w:ind w:hanging="360" w:left="4320"/>
      </w:pPr>
      <w:rPr>
        <w:rFonts w:ascii="Arial" w:hAnsi="Arial" w:hint="default"/>
      </w:rPr>
    </w:lvl>
    <w:lvl w:ilvl="6" w:tentative="1" w:tplc="D91EE53E">
      <w:start w:val="1"/>
      <w:numFmt w:val="bullet"/>
      <w:lvlText w:val="•"/>
      <w:lvlJc w:val="left"/>
      <w:pPr>
        <w:tabs>
          <w:tab w:pos="5040" w:val="num"/>
        </w:tabs>
        <w:ind w:hanging="360" w:left="5040"/>
      </w:pPr>
      <w:rPr>
        <w:rFonts w:ascii="Arial" w:hAnsi="Arial" w:hint="default"/>
      </w:rPr>
    </w:lvl>
    <w:lvl w:ilvl="7" w:tentative="1" w:tplc="134A6ECE">
      <w:start w:val="1"/>
      <w:numFmt w:val="bullet"/>
      <w:lvlText w:val="•"/>
      <w:lvlJc w:val="left"/>
      <w:pPr>
        <w:tabs>
          <w:tab w:pos="5760" w:val="num"/>
        </w:tabs>
        <w:ind w:hanging="360" w:left="5760"/>
      </w:pPr>
      <w:rPr>
        <w:rFonts w:ascii="Arial" w:hAnsi="Arial" w:hint="default"/>
      </w:rPr>
    </w:lvl>
    <w:lvl w:ilvl="8" w:tentative="1" w:tplc="743A2FA8">
      <w:start w:val="1"/>
      <w:numFmt w:val="bullet"/>
      <w:lvlText w:val="•"/>
      <w:lvlJc w:val="left"/>
      <w:pPr>
        <w:tabs>
          <w:tab w:pos="6480" w:val="num"/>
        </w:tabs>
        <w:ind w:hanging="360" w:left="6480"/>
      </w:pPr>
      <w:rPr>
        <w:rFonts w:ascii="Arial" w:hAnsi="Aria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08762724" w:numId="1">
    <w:abstractNumId w:val="2"/>
  </w:num>
  <w:num w16cid:durableId="2021200983" w:numId="2">
    <w:abstractNumId w:val="13"/>
  </w:num>
  <w:num w16cid:durableId="1577668433" w:numId="3">
    <w:abstractNumId w:val="8"/>
  </w:num>
  <w:num w16cid:durableId="552352661" w:numId="4">
    <w:abstractNumId w:val="18"/>
  </w:num>
  <w:num w16cid:durableId="299189425" w:numId="5">
    <w:abstractNumId w:val="19"/>
  </w:num>
  <w:num w16cid:durableId="2102676255" w:numId="6">
    <w:abstractNumId w:val="11"/>
  </w:num>
  <w:num w16cid:durableId="852257854" w:numId="7">
    <w:abstractNumId w:val="6"/>
  </w:num>
  <w:num w16cid:durableId="985475839" w:numId="8">
    <w:abstractNumId w:val="9"/>
  </w:num>
  <w:num w16cid:durableId="1601374684" w:numId="9">
    <w:abstractNumId w:val="16"/>
  </w:num>
  <w:num w16cid:durableId="1318922773" w:numId="10">
    <w:abstractNumId w:val="5"/>
  </w:num>
  <w:num w16cid:durableId="533231648" w:numId="11">
    <w:abstractNumId w:val="0"/>
  </w:num>
  <w:num w16cid:durableId="676350501" w:numId="12">
    <w:abstractNumId w:val="13"/>
  </w:num>
  <w:num w16cid:durableId="238756258" w:numId="13">
    <w:abstractNumId w:val="17"/>
  </w:num>
  <w:num w16cid:durableId="418721020" w:numId="14">
    <w:abstractNumId w:val="1"/>
  </w:num>
  <w:num w16cid:durableId="40591590" w:numId="15">
    <w:abstractNumId w:val="4"/>
  </w:num>
  <w:num w16cid:durableId="1828327607" w:numId="16">
    <w:abstractNumId w:val="15"/>
  </w:num>
  <w:num w16cid:durableId="526405177" w:numId="17">
    <w:abstractNumId w:val="3"/>
  </w:num>
  <w:num w16cid:durableId="2126381576" w:numId="18">
    <w:abstractNumId w:val="13"/>
  </w:num>
  <w:num w16cid:durableId="2056276946" w:numId="19">
    <w:abstractNumId w:val="13"/>
  </w:num>
  <w:num w16cid:durableId="1444225254" w:numId="20">
    <w:abstractNumId w:val="10"/>
  </w:num>
  <w:num w16cid:durableId="959414266" w:numId="21">
    <w:abstractNumId w:val="14"/>
  </w:num>
  <w:num w16cid:durableId="809909138" w:numId="22">
    <w:abstractNumId w:val="7"/>
  </w:num>
  <w:num w16cid:durableId="1804031871" w:numId="23">
    <w:abstractNumId w:val="1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46E"/>
    <w:rsid w:val="000046AA"/>
    <w:rsid w:val="00015928"/>
    <w:rsid w:val="00016C15"/>
    <w:rsid w:val="00036907"/>
    <w:rsid w:val="00036913"/>
    <w:rsid w:val="0003702A"/>
    <w:rsid w:val="00046C11"/>
    <w:rsid w:val="00057DD6"/>
    <w:rsid w:val="00061AD2"/>
    <w:rsid w:val="000661CD"/>
    <w:rsid w:val="000667A6"/>
    <w:rsid w:val="00066FE5"/>
    <w:rsid w:val="00070F4E"/>
    <w:rsid w:val="00080698"/>
    <w:rsid w:val="00084796"/>
    <w:rsid w:val="000959B0"/>
    <w:rsid w:val="000A28DA"/>
    <w:rsid w:val="000B12D8"/>
    <w:rsid w:val="000B6767"/>
    <w:rsid w:val="000C3724"/>
    <w:rsid w:val="000C61A3"/>
    <w:rsid w:val="000C64F0"/>
    <w:rsid w:val="000D4F3F"/>
    <w:rsid w:val="000D7E74"/>
    <w:rsid w:val="000E07D3"/>
    <w:rsid w:val="000E3CD2"/>
    <w:rsid w:val="000F5B45"/>
    <w:rsid w:val="000F6A72"/>
    <w:rsid w:val="000F73FA"/>
    <w:rsid w:val="001029AE"/>
    <w:rsid w:val="00107518"/>
    <w:rsid w:val="00112421"/>
    <w:rsid w:val="001166CA"/>
    <w:rsid w:val="00134E83"/>
    <w:rsid w:val="00137308"/>
    <w:rsid w:val="001400A6"/>
    <w:rsid w:val="0014046E"/>
    <w:rsid w:val="00156047"/>
    <w:rsid w:val="0016276C"/>
    <w:rsid w:val="00174AFF"/>
    <w:rsid w:val="00176930"/>
    <w:rsid w:val="00185A96"/>
    <w:rsid w:val="001860DF"/>
    <w:rsid w:val="001B1597"/>
    <w:rsid w:val="001B38AB"/>
    <w:rsid w:val="001B5CC9"/>
    <w:rsid w:val="001C2710"/>
    <w:rsid w:val="002008E0"/>
    <w:rsid w:val="0021450C"/>
    <w:rsid w:val="00222877"/>
    <w:rsid w:val="00223D05"/>
    <w:rsid w:val="00232A73"/>
    <w:rsid w:val="00235989"/>
    <w:rsid w:val="00237ABB"/>
    <w:rsid w:val="00241CF0"/>
    <w:rsid w:val="00243406"/>
    <w:rsid w:val="002476BE"/>
    <w:rsid w:val="00254210"/>
    <w:rsid w:val="0026039B"/>
    <w:rsid w:val="00261878"/>
    <w:rsid w:val="00261CA4"/>
    <w:rsid w:val="00290F2E"/>
    <w:rsid w:val="00294FD5"/>
    <w:rsid w:val="00296183"/>
    <w:rsid w:val="002A5E74"/>
    <w:rsid w:val="002A7B6C"/>
    <w:rsid w:val="002B5F93"/>
    <w:rsid w:val="002B7DFE"/>
    <w:rsid w:val="002C6D44"/>
    <w:rsid w:val="002D03F5"/>
    <w:rsid w:val="002D2597"/>
    <w:rsid w:val="002E4E46"/>
    <w:rsid w:val="002F508B"/>
    <w:rsid w:val="002F5A1A"/>
    <w:rsid w:val="00302DC7"/>
    <w:rsid w:val="003068DC"/>
    <w:rsid w:val="00312524"/>
    <w:rsid w:val="00317106"/>
    <w:rsid w:val="003418F3"/>
    <w:rsid w:val="00347A38"/>
    <w:rsid w:val="00361CE4"/>
    <w:rsid w:val="0036226B"/>
    <w:rsid w:val="003722A8"/>
    <w:rsid w:val="003723D5"/>
    <w:rsid w:val="00381314"/>
    <w:rsid w:val="00381FC3"/>
    <w:rsid w:val="0038234E"/>
    <w:rsid w:val="00394E50"/>
    <w:rsid w:val="003970AE"/>
    <w:rsid w:val="003A1D54"/>
    <w:rsid w:val="003A35ED"/>
    <w:rsid w:val="003A51F5"/>
    <w:rsid w:val="003A6D07"/>
    <w:rsid w:val="003A77D8"/>
    <w:rsid w:val="003B2EA4"/>
    <w:rsid w:val="003B4C4D"/>
    <w:rsid w:val="003C1200"/>
    <w:rsid w:val="003C3BAB"/>
    <w:rsid w:val="003E56D1"/>
    <w:rsid w:val="004155A8"/>
    <w:rsid w:val="00417768"/>
    <w:rsid w:val="00424902"/>
    <w:rsid w:val="00430D12"/>
    <w:rsid w:val="0044050B"/>
    <w:rsid w:val="00444187"/>
    <w:rsid w:val="004506C8"/>
    <w:rsid w:val="004514A8"/>
    <w:rsid w:val="004675CF"/>
    <w:rsid w:val="0048225E"/>
    <w:rsid w:val="004903B1"/>
    <w:rsid w:val="00493556"/>
    <w:rsid w:val="00494216"/>
    <w:rsid w:val="004A1B6D"/>
    <w:rsid w:val="004B0883"/>
    <w:rsid w:val="004B0A3B"/>
    <w:rsid w:val="004C7CB1"/>
    <w:rsid w:val="004D2224"/>
    <w:rsid w:val="004D7111"/>
    <w:rsid w:val="004F5BAF"/>
    <w:rsid w:val="004F6B11"/>
    <w:rsid w:val="00513147"/>
    <w:rsid w:val="00514B54"/>
    <w:rsid w:val="005246DF"/>
    <w:rsid w:val="00547BE5"/>
    <w:rsid w:val="005638BE"/>
    <w:rsid w:val="00571313"/>
    <w:rsid w:val="0057552D"/>
    <w:rsid w:val="005A4A1A"/>
    <w:rsid w:val="005A6CE1"/>
    <w:rsid w:val="005B3B04"/>
    <w:rsid w:val="005B6229"/>
    <w:rsid w:val="005C22EF"/>
    <w:rsid w:val="005D1C6F"/>
    <w:rsid w:val="005D2724"/>
    <w:rsid w:val="005D5C38"/>
    <w:rsid w:val="005E51E1"/>
    <w:rsid w:val="005F107E"/>
    <w:rsid w:val="005F568D"/>
    <w:rsid w:val="00615B26"/>
    <w:rsid w:val="006164AC"/>
    <w:rsid w:val="0062151E"/>
    <w:rsid w:val="0062406A"/>
    <w:rsid w:val="00624642"/>
    <w:rsid w:val="0062649F"/>
    <w:rsid w:val="00632348"/>
    <w:rsid w:val="006401AB"/>
    <w:rsid w:val="006412AC"/>
    <w:rsid w:val="00653FF4"/>
    <w:rsid w:val="006566DA"/>
    <w:rsid w:val="00663BD8"/>
    <w:rsid w:val="00670158"/>
    <w:rsid w:val="0068363F"/>
    <w:rsid w:val="00684622"/>
    <w:rsid w:val="00685D6A"/>
    <w:rsid w:val="006871CD"/>
    <w:rsid w:val="00696EE7"/>
    <w:rsid w:val="006A23CB"/>
    <w:rsid w:val="006B1EC7"/>
    <w:rsid w:val="006B5BFF"/>
    <w:rsid w:val="006B72C7"/>
    <w:rsid w:val="006C1187"/>
    <w:rsid w:val="006D09F6"/>
    <w:rsid w:val="006D666A"/>
    <w:rsid w:val="006E3ACC"/>
    <w:rsid w:val="006E62A6"/>
    <w:rsid w:val="006F163B"/>
    <w:rsid w:val="006F2D09"/>
    <w:rsid w:val="00710D7C"/>
    <w:rsid w:val="007113A6"/>
    <w:rsid w:val="0071263D"/>
    <w:rsid w:val="00725743"/>
    <w:rsid w:val="00725DFE"/>
    <w:rsid w:val="00734527"/>
    <w:rsid w:val="00735493"/>
    <w:rsid w:val="00741E43"/>
    <w:rsid w:val="0074366D"/>
    <w:rsid w:val="00751EC8"/>
    <w:rsid w:val="00753D22"/>
    <w:rsid w:val="00754FF1"/>
    <w:rsid w:val="00756E5D"/>
    <w:rsid w:val="007602F3"/>
    <w:rsid w:val="00762434"/>
    <w:rsid w:val="007730EC"/>
    <w:rsid w:val="007762AB"/>
    <w:rsid w:val="00782317"/>
    <w:rsid w:val="00785B96"/>
    <w:rsid w:val="00786F34"/>
    <w:rsid w:val="007934FE"/>
    <w:rsid w:val="007943F4"/>
    <w:rsid w:val="007B484F"/>
    <w:rsid w:val="007D449F"/>
    <w:rsid w:val="007E5660"/>
    <w:rsid w:val="007E6D3E"/>
    <w:rsid w:val="007F25CF"/>
    <w:rsid w:val="007F29DE"/>
    <w:rsid w:val="007F2A87"/>
    <w:rsid w:val="007F3BC4"/>
    <w:rsid w:val="008019D8"/>
    <w:rsid w:val="00804C5A"/>
    <w:rsid w:val="00811C3B"/>
    <w:rsid w:val="008138EC"/>
    <w:rsid w:val="008237E7"/>
    <w:rsid w:val="00830EF0"/>
    <w:rsid w:val="008374FC"/>
    <w:rsid w:val="00837CCC"/>
    <w:rsid w:val="008412AB"/>
    <w:rsid w:val="00845BDB"/>
    <w:rsid w:val="00853DC2"/>
    <w:rsid w:val="008917A2"/>
    <w:rsid w:val="00895E0E"/>
    <w:rsid w:val="008A27C1"/>
    <w:rsid w:val="008A2E88"/>
    <w:rsid w:val="008B3A20"/>
    <w:rsid w:val="008C4DEF"/>
    <w:rsid w:val="008E5BBC"/>
    <w:rsid w:val="008E62DE"/>
    <w:rsid w:val="008E7EF2"/>
    <w:rsid w:val="008F1663"/>
    <w:rsid w:val="00900A70"/>
    <w:rsid w:val="009026C5"/>
    <w:rsid w:val="00910129"/>
    <w:rsid w:val="009156F3"/>
    <w:rsid w:val="00917279"/>
    <w:rsid w:val="00921C4F"/>
    <w:rsid w:val="00937DD5"/>
    <w:rsid w:val="00956626"/>
    <w:rsid w:val="0096623F"/>
    <w:rsid w:val="009667C3"/>
    <w:rsid w:val="00970A0B"/>
    <w:rsid w:val="00972E31"/>
    <w:rsid w:val="009920CA"/>
    <w:rsid w:val="0099574B"/>
    <w:rsid w:val="009A25A3"/>
    <w:rsid w:val="009A2D8D"/>
    <w:rsid w:val="009A5E7E"/>
    <w:rsid w:val="009A6C56"/>
    <w:rsid w:val="009A78F7"/>
    <w:rsid w:val="009B2FB0"/>
    <w:rsid w:val="009C279E"/>
    <w:rsid w:val="009C2D53"/>
    <w:rsid w:val="009C7952"/>
    <w:rsid w:val="009E2260"/>
    <w:rsid w:val="009E6B6B"/>
    <w:rsid w:val="009F5A7E"/>
    <w:rsid w:val="009F76A7"/>
    <w:rsid w:val="009F7C7A"/>
    <w:rsid w:val="00A01324"/>
    <w:rsid w:val="00A03A79"/>
    <w:rsid w:val="00A03B85"/>
    <w:rsid w:val="00A1019D"/>
    <w:rsid w:val="00A11D67"/>
    <w:rsid w:val="00A23C89"/>
    <w:rsid w:val="00A31A88"/>
    <w:rsid w:val="00A421D9"/>
    <w:rsid w:val="00A44B21"/>
    <w:rsid w:val="00A54FE4"/>
    <w:rsid w:val="00A7223D"/>
    <w:rsid w:val="00A735B0"/>
    <w:rsid w:val="00A850C9"/>
    <w:rsid w:val="00A91753"/>
    <w:rsid w:val="00AA3F6A"/>
    <w:rsid w:val="00AA7462"/>
    <w:rsid w:val="00AB0028"/>
    <w:rsid w:val="00AB3254"/>
    <w:rsid w:val="00AB5DB5"/>
    <w:rsid w:val="00AC25DC"/>
    <w:rsid w:val="00AC39B5"/>
    <w:rsid w:val="00AC5486"/>
    <w:rsid w:val="00AC574A"/>
    <w:rsid w:val="00AC5DD4"/>
    <w:rsid w:val="00AD141C"/>
    <w:rsid w:val="00AD5F79"/>
    <w:rsid w:val="00AD6EFC"/>
    <w:rsid w:val="00AD795D"/>
    <w:rsid w:val="00AE033F"/>
    <w:rsid w:val="00AE24EB"/>
    <w:rsid w:val="00AE284B"/>
    <w:rsid w:val="00AE4C98"/>
    <w:rsid w:val="00AE58B5"/>
    <w:rsid w:val="00B0497E"/>
    <w:rsid w:val="00B13D42"/>
    <w:rsid w:val="00B179D4"/>
    <w:rsid w:val="00B2342C"/>
    <w:rsid w:val="00B4514D"/>
    <w:rsid w:val="00B46A93"/>
    <w:rsid w:val="00B52026"/>
    <w:rsid w:val="00B77992"/>
    <w:rsid w:val="00B901C0"/>
    <w:rsid w:val="00B91FD0"/>
    <w:rsid w:val="00B95204"/>
    <w:rsid w:val="00B95DAF"/>
    <w:rsid w:val="00B96196"/>
    <w:rsid w:val="00BA5C8E"/>
    <w:rsid w:val="00BB2434"/>
    <w:rsid w:val="00BB7396"/>
    <w:rsid w:val="00BC30C6"/>
    <w:rsid w:val="00BC7446"/>
    <w:rsid w:val="00BD043E"/>
    <w:rsid w:val="00BD5B06"/>
    <w:rsid w:val="00BE03E9"/>
    <w:rsid w:val="00BE2C8A"/>
    <w:rsid w:val="00BE4264"/>
    <w:rsid w:val="00BE58C8"/>
    <w:rsid w:val="00BE6D91"/>
    <w:rsid w:val="00BF224C"/>
    <w:rsid w:val="00BF7C4D"/>
    <w:rsid w:val="00C06315"/>
    <w:rsid w:val="00C140C5"/>
    <w:rsid w:val="00C2492A"/>
    <w:rsid w:val="00C309F6"/>
    <w:rsid w:val="00C33FC0"/>
    <w:rsid w:val="00C3489A"/>
    <w:rsid w:val="00C35EB9"/>
    <w:rsid w:val="00C46264"/>
    <w:rsid w:val="00C50CBD"/>
    <w:rsid w:val="00C54E06"/>
    <w:rsid w:val="00C57E7D"/>
    <w:rsid w:val="00C60C62"/>
    <w:rsid w:val="00C61A59"/>
    <w:rsid w:val="00C76AAC"/>
    <w:rsid w:val="00C821EA"/>
    <w:rsid w:val="00C92B13"/>
    <w:rsid w:val="00C92E2E"/>
    <w:rsid w:val="00CA10DA"/>
    <w:rsid w:val="00CA6FDF"/>
    <w:rsid w:val="00CB1E12"/>
    <w:rsid w:val="00CB6908"/>
    <w:rsid w:val="00CC47F4"/>
    <w:rsid w:val="00CC5B07"/>
    <w:rsid w:val="00CD2FDC"/>
    <w:rsid w:val="00CD720F"/>
    <w:rsid w:val="00CD760F"/>
    <w:rsid w:val="00CE1F09"/>
    <w:rsid w:val="00CE71B6"/>
    <w:rsid w:val="00D03AA0"/>
    <w:rsid w:val="00D05E74"/>
    <w:rsid w:val="00D071FC"/>
    <w:rsid w:val="00D11D91"/>
    <w:rsid w:val="00D13D4B"/>
    <w:rsid w:val="00D14EFB"/>
    <w:rsid w:val="00D420AF"/>
    <w:rsid w:val="00D467B5"/>
    <w:rsid w:val="00D46E45"/>
    <w:rsid w:val="00D50F4A"/>
    <w:rsid w:val="00D53FB8"/>
    <w:rsid w:val="00D551BA"/>
    <w:rsid w:val="00D62494"/>
    <w:rsid w:val="00D66564"/>
    <w:rsid w:val="00D707CD"/>
    <w:rsid w:val="00D845BA"/>
    <w:rsid w:val="00D90F22"/>
    <w:rsid w:val="00D96FAD"/>
    <w:rsid w:val="00DA149C"/>
    <w:rsid w:val="00DA3D56"/>
    <w:rsid w:val="00DB0B2F"/>
    <w:rsid w:val="00DC4004"/>
    <w:rsid w:val="00DD527B"/>
    <w:rsid w:val="00DD5E8D"/>
    <w:rsid w:val="00DD6B3A"/>
    <w:rsid w:val="00DD7529"/>
    <w:rsid w:val="00DD7E27"/>
    <w:rsid w:val="00DE71D9"/>
    <w:rsid w:val="00E0060D"/>
    <w:rsid w:val="00E117C6"/>
    <w:rsid w:val="00E14143"/>
    <w:rsid w:val="00E1483C"/>
    <w:rsid w:val="00E16C5C"/>
    <w:rsid w:val="00E22025"/>
    <w:rsid w:val="00E225E6"/>
    <w:rsid w:val="00E235E6"/>
    <w:rsid w:val="00E24CA5"/>
    <w:rsid w:val="00E27284"/>
    <w:rsid w:val="00E30C8E"/>
    <w:rsid w:val="00E3135A"/>
    <w:rsid w:val="00E36CCF"/>
    <w:rsid w:val="00E37DA7"/>
    <w:rsid w:val="00E425C4"/>
    <w:rsid w:val="00E42B8D"/>
    <w:rsid w:val="00E43D09"/>
    <w:rsid w:val="00E50C6D"/>
    <w:rsid w:val="00E57554"/>
    <w:rsid w:val="00E62E16"/>
    <w:rsid w:val="00E65FC5"/>
    <w:rsid w:val="00E67B4A"/>
    <w:rsid w:val="00E70BEF"/>
    <w:rsid w:val="00E81E13"/>
    <w:rsid w:val="00E861FE"/>
    <w:rsid w:val="00E9054F"/>
    <w:rsid w:val="00EA2BE2"/>
    <w:rsid w:val="00EA3DBE"/>
    <w:rsid w:val="00EA472B"/>
    <w:rsid w:val="00EA55F7"/>
    <w:rsid w:val="00EB4F7E"/>
    <w:rsid w:val="00EC0F5F"/>
    <w:rsid w:val="00EC72B3"/>
    <w:rsid w:val="00ED0B62"/>
    <w:rsid w:val="00EE3CF4"/>
    <w:rsid w:val="00EF1248"/>
    <w:rsid w:val="00EF3200"/>
    <w:rsid w:val="00EF3431"/>
    <w:rsid w:val="00EF6E61"/>
    <w:rsid w:val="00EF7FA8"/>
    <w:rsid w:val="00F000A4"/>
    <w:rsid w:val="00F06EF7"/>
    <w:rsid w:val="00F13757"/>
    <w:rsid w:val="00F16238"/>
    <w:rsid w:val="00F219A2"/>
    <w:rsid w:val="00F22FD1"/>
    <w:rsid w:val="00F24950"/>
    <w:rsid w:val="00F315C7"/>
    <w:rsid w:val="00F4313E"/>
    <w:rsid w:val="00F43D10"/>
    <w:rsid w:val="00F45E3C"/>
    <w:rsid w:val="00F470A7"/>
    <w:rsid w:val="00F60CD7"/>
    <w:rsid w:val="00F70869"/>
    <w:rsid w:val="00F87704"/>
    <w:rsid w:val="00F90908"/>
    <w:rsid w:val="00F935F1"/>
    <w:rsid w:val="00FA1347"/>
    <w:rsid w:val="00FA361E"/>
    <w:rsid w:val="00FB2D17"/>
    <w:rsid w:val="00FC4604"/>
    <w:rsid w:val="00FD2143"/>
    <w:rsid w:val="00FD3D16"/>
    <w:rsid w:val="00FD5DB2"/>
    <w:rsid w:val="00FE06EF"/>
    <w:rsid w:val="00FE0FEC"/>
    <w:rsid w:val="00FF09B9"/>
    <w:rsid w:val="00FF7249"/>
    <w:rsid w:val="03B98AED"/>
    <w:rsid w:val="058E58E4"/>
    <w:rsid w:val="06823D28"/>
    <w:rsid w:val="09FB5989"/>
    <w:rsid w:val="0B532698"/>
    <w:rsid w:val="100E63F2"/>
    <w:rsid w:val="126C796F"/>
    <w:rsid w:val="18B6E18E"/>
    <w:rsid w:val="1ACF7128"/>
    <w:rsid w:val="203AFE9A"/>
    <w:rsid w:val="2088AC5D"/>
    <w:rsid w:val="210E924E"/>
    <w:rsid w:val="23D6D3B1"/>
    <w:rsid w:val="25A01755"/>
    <w:rsid w:val="27CCF2F5"/>
    <w:rsid w:val="2A9E6C99"/>
    <w:rsid w:val="2C2A07F7"/>
    <w:rsid w:val="2D672F65"/>
    <w:rsid w:val="2D6E6670"/>
    <w:rsid w:val="307C2D5B"/>
    <w:rsid w:val="30E29826"/>
    <w:rsid w:val="3C4FEA6F"/>
    <w:rsid w:val="3E3EC568"/>
    <w:rsid w:val="3EEA01CF"/>
    <w:rsid w:val="40E7B2EF"/>
    <w:rsid w:val="41D35686"/>
    <w:rsid w:val="4657936B"/>
    <w:rsid w:val="489A2BF7"/>
    <w:rsid w:val="48F2C4D4"/>
    <w:rsid w:val="49121F9A"/>
    <w:rsid w:val="4981780F"/>
    <w:rsid w:val="4A022958"/>
    <w:rsid w:val="4ADBAB80"/>
    <w:rsid w:val="4BDF4884"/>
    <w:rsid w:val="4C1638CA"/>
    <w:rsid w:val="4CB918D1"/>
    <w:rsid w:val="4CE9D08F"/>
    <w:rsid w:val="4D2F0F06"/>
    <w:rsid w:val="4E8EC1D0"/>
    <w:rsid w:val="50261A01"/>
    <w:rsid w:val="56A186E6"/>
    <w:rsid w:val="584780FD"/>
    <w:rsid w:val="587A2B2F"/>
    <w:rsid w:val="5A67DBBD"/>
    <w:rsid w:val="5C2A8BF6"/>
    <w:rsid w:val="5ECE2405"/>
    <w:rsid w:val="624B539F"/>
    <w:rsid w:val="65A68185"/>
    <w:rsid w:val="68E534C5"/>
    <w:rsid w:val="69772341"/>
    <w:rsid w:val="6A9E815B"/>
    <w:rsid w:val="6B954589"/>
    <w:rsid w:val="6F29E083"/>
    <w:rsid w:val="6F63B8E2"/>
    <w:rsid w:val="7004BC7E"/>
    <w:rsid w:val="700AEC95"/>
    <w:rsid w:val="72026DA8"/>
    <w:rsid w:val="742A1606"/>
    <w:rsid w:val="766A529B"/>
    <w:rsid w:val="7C71974C"/>
    <w:rsid w:val="7C8AA26E"/>
    <w:rsid w:val="7DA263A8"/>
    <w:rsid w:val="7E33D96A"/>
  </w:rsids>
  <w:themeFontLang w:bidi="ar-SA" w:eastAsia="ja-JP"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046E"/>
    <w:pPr>
      <w:spacing w:after="120" w:before="120" w:line="240" w:lineRule="auto"/>
    </w:pPr>
    <w:rPr>
      <w:rFonts w:ascii="Adobe Clean Light" w:hAnsi="Adobe Clean Light"/>
      <w:szCs w:val="24"/>
      <w:lang w:eastAsia="fr-FR"/>
    </w:rPr>
  </w:style>
  <w:style w:styleId="Heading1" w:type="paragraph">
    <w:name w:val="heading 1"/>
    <w:basedOn w:val="Normal"/>
    <w:next w:val="Normal"/>
    <w:link w:val="Heading1Char"/>
    <w:uiPriority w:val="9"/>
    <w:qFormat/>
    <w:rsid w:val="0014046E"/>
    <w:pPr>
      <w:keepNext/>
      <w:keepLines/>
      <w:numPr>
        <w:numId w:val="2"/>
      </w:numPr>
      <w:spacing w:before="360"/>
      <w:outlineLvl w:val="0"/>
    </w:pPr>
    <w:rPr>
      <w:rFonts w:ascii="Adobe Clean ExtraBold" w:cstheme="majorBidi" w:eastAsiaTheme="majorEastAsia" w:hAnsi="Adobe Clean ExtraBold"/>
      <w:b/>
      <w:color w:themeColor="text1" w:val="000000"/>
      <w:sz w:val="40"/>
      <w:szCs w:val="32"/>
    </w:rPr>
  </w:style>
  <w:style w:styleId="Heading2" w:type="paragraph">
    <w:name w:val="heading 2"/>
    <w:basedOn w:val="Normal"/>
    <w:next w:val="Normal"/>
    <w:link w:val="Heading2Char"/>
    <w:uiPriority w:val="9"/>
    <w:unhideWhenUsed/>
    <w:qFormat/>
    <w:rsid w:val="0014046E"/>
    <w:pPr>
      <w:keepNext/>
      <w:keepLines/>
      <w:numPr>
        <w:ilvl w:val="1"/>
        <w:numId w:val="2"/>
      </w:numPr>
      <w:spacing w:before="200"/>
      <w:outlineLvl w:val="1"/>
    </w:pPr>
    <w:rPr>
      <w:rFonts w:ascii="Adobe Clean" w:cstheme="majorBidi" w:eastAsiaTheme="majorEastAsia" w:hAnsi="Adobe Clean"/>
      <w:b/>
      <w:color w:themeColor="text1" w:val="000000"/>
      <w:sz w:val="28"/>
      <w:szCs w:val="26"/>
    </w:rPr>
  </w:style>
  <w:style w:styleId="Heading3" w:type="paragraph">
    <w:name w:val="heading 3"/>
    <w:basedOn w:val="Normal"/>
    <w:next w:val="Normal"/>
    <w:link w:val="Heading3Char"/>
    <w:uiPriority w:val="9"/>
    <w:unhideWhenUsed/>
    <w:qFormat/>
    <w:rsid w:val="0014046E"/>
    <w:pPr>
      <w:keepNext/>
      <w:keepLines/>
      <w:numPr>
        <w:ilvl w:val="2"/>
        <w:numId w:val="2"/>
      </w:numPr>
      <w:spacing w:before="200"/>
      <w:outlineLvl w:val="2"/>
    </w:pPr>
    <w:rPr>
      <w:rFonts w:ascii="Adobe Clean" w:cstheme="majorBidi" w:eastAsiaTheme="majorEastAsia" w:hAnsi="Adobe Clean"/>
      <w:b/>
      <w:color w:themeColor="text1" w:val="000000"/>
      <w:sz w:val="26"/>
    </w:rPr>
  </w:style>
  <w:style w:styleId="Heading4" w:type="paragraph">
    <w:name w:val="heading 4"/>
    <w:basedOn w:val="Normal"/>
    <w:next w:val="Normal"/>
    <w:link w:val="Heading4Char"/>
    <w:uiPriority w:val="9"/>
    <w:unhideWhenUsed/>
    <w:rsid w:val="0014046E"/>
    <w:pPr>
      <w:keepNext/>
      <w:keepLines/>
      <w:numPr>
        <w:ilvl w:val="3"/>
        <w:numId w:val="2"/>
      </w:numPr>
      <w:spacing w:before="200"/>
      <w:outlineLvl w:val="3"/>
    </w:pPr>
    <w:rPr>
      <w:rFonts w:ascii="Adobe Clean" w:cstheme="majorBidi" w:eastAsiaTheme="majorEastAsia" w:hAnsi="Adobe Clean"/>
      <w:b/>
      <w:iCs/>
      <w:color w:themeColor="text1" w:val="000000"/>
      <w:sz w:val="24"/>
    </w:rPr>
  </w:style>
  <w:style w:styleId="Heading5" w:type="paragraph">
    <w:name w:val="heading 5"/>
    <w:basedOn w:val="Normal"/>
    <w:next w:val="Normal"/>
    <w:link w:val="Heading5Char"/>
    <w:uiPriority w:val="9"/>
    <w:unhideWhenUsed/>
    <w:qFormat/>
    <w:rsid w:val="0014046E"/>
    <w:pPr>
      <w:keepNext/>
      <w:keepLines/>
      <w:numPr>
        <w:ilvl w:val="4"/>
        <w:numId w:val="2"/>
      </w:numPr>
      <w:spacing w:before="40"/>
      <w:outlineLvl w:val="4"/>
    </w:pPr>
    <w:rPr>
      <w:rFonts w:cstheme="majorBidi" w:eastAsiaTheme="majorEastAsia"/>
      <w:color w:val="6B737B"/>
    </w:rPr>
  </w:style>
  <w:style w:styleId="Heading6" w:type="paragraph">
    <w:name w:val="heading 6"/>
    <w:basedOn w:val="Normal"/>
    <w:next w:val="Normal"/>
    <w:link w:val="Heading6Char"/>
    <w:uiPriority w:val="9"/>
    <w:unhideWhenUsed/>
    <w:rsid w:val="0014046E"/>
    <w:pPr>
      <w:keepNext/>
      <w:keepLines/>
      <w:numPr>
        <w:ilvl w:val="5"/>
        <w:numId w:val="2"/>
      </w:numPr>
      <w:spacing w:before="40"/>
      <w:outlineLvl w:val="5"/>
    </w:pPr>
    <w:rPr>
      <w:rFonts w:cstheme="majorBidi" w:eastAsiaTheme="majorEastAsia"/>
      <w:color w:val="6B737B"/>
    </w:rPr>
  </w:style>
  <w:style w:styleId="Heading7" w:type="paragraph">
    <w:name w:val="heading 7"/>
    <w:basedOn w:val="Normal"/>
    <w:next w:val="Normal"/>
    <w:link w:val="Heading7Char"/>
    <w:uiPriority w:val="9"/>
    <w:unhideWhenUsed/>
    <w:qFormat/>
    <w:rsid w:val="0014046E"/>
    <w:pPr>
      <w:keepNext/>
      <w:keepLines/>
      <w:numPr>
        <w:ilvl w:val="6"/>
        <w:numId w:val="2"/>
      </w:numPr>
      <w:spacing w:before="40"/>
      <w:outlineLvl w:val="6"/>
    </w:pPr>
    <w:rPr>
      <w:rFonts w:cstheme="majorBidi" w:eastAsiaTheme="majorEastAsia"/>
      <w:iCs/>
      <w:color w:val="6B737B"/>
    </w:rPr>
  </w:style>
  <w:style w:styleId="Heading8" w:type="paragraph">
    <w:name w:val="heading 8"/>
    <w:basedOn w:val="Normal"/>
    <w:next w:val="Normal"/>
    <w:link w:val="Heading8Char"/>
    <w:uiPriority w:val="9"/>
    <w:unhideWhenUsed/>
    <w:rsid w:val="0014046E"/>
    <w:pPr>
      <w:keepNext/>
      <w:keepLines/>
      <w:numPr>
        <w:ilvl w:val="7"/>
        <w:numId w:val="2"/>
      </w:numPr>
      <w:spacing w:before="40"/>
      <w:outlineLvl w:val="7"/>
    </w:pPr>
    <w:rPr>
      <w:rFonts w:cstheme="majorBidi" w:eastAsiaTheme="majorEastAsia"/>
      <w:color w:val="6B737B"/>
      <w:szCs w:val="21"/>
    </w:rPr>
  </w:style>
  <w:style w:styleId="Heading9" w:type="paragraph">
    <w:name w:val="heading 9"/>
    <w:basedOn w:val="Normal"/>
    <w:next w:val="Normal"/>
    <w:link w:val="Heading9Char"/>
    <w:uiPriority w:val="9"/>
    <w:semiHidden/>
    <w:unhideWhenUsed/>
    <w:qFormat/>
    <w:rsid w:val="0014046E"/>
    <w:pPr>
      <w:keepNext/>
      <w:keepLines/>
      <w:numPr>
        <w:ilvl w:val="8"/>
        <w:numId w:val="2"/>
      </w:numPr>
      <w:spacing w:before="40"/>
      <w:outlineLvl w:val="8"/>
    </w:pPr>
    <w:rPr>
      <w:rFonts w:cstheme="majorBidi" w:eastAsiaTheme="majorEastAsia"/>
      <w:iCs/>
      <w:color w:val="6B737B"/>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4046E"/>
    <w:rPr>
      <w:rFonts w:ascii="Adobe Clean ExtraBold" w:cstheme="majorBidi" w:eastAsiaTheme="majorEastAsia" w:hAnsi="Adobe Clean ExtraBold"/>
      <w:b/>
      <w:color w:themeColor="text1" w:val="000000"/>
      <w:sz w:val="40"/>
      <w:szCs w:val="32"/>
      <w:lang w:eastAsia="fr-FR"/>
    </w:rPr>
  </w:style>
  <w:style w:customStyle="1" w:styleId="Heading2Char" w:type="character">
    <w:name w:val="Heading 2 Char"/>
    <w:basedOn w:val="DefaultParagraphFont"/>
    <w:link w:val="Heading2"/>
    <w:uiPriority w:val="9"/>
    <w:rsid w:val="0014046E"/>
    <w:rPr>
      <w:rFonts w:ascii="Adobe Clean" w:cstheme="majorBidi" w:eastAsiaTheme="majorEastAsia" w:hAnsi="Adobe Clean"/>
      <w:b/>
      <w:color w:themeColor="text1" w:val="000000"/>
      <w:sz w:val="28"/>
      <w:szCs w:val="26"/>
      <w:lang w:eastAsia="fr-FR"/>
    </w:rPr>
  </w:style>
  <w:style w:customStyle="1" w:styleId="Heading3Char" w:type="character">
    <w:name w:val="Heading 3 Char"/>
    <w:basedOn w:val="DefaultParagraphFont"/>
    <w:link w:val="Heading3"/>
    <w:uiPriority w:val="9"/>
    <w:rsid w:val="0014046E"/>
    <w:rPr>
      <w:rFonts w:ascii="Adobe Clean" w:cstheme="majorBidi" w:eastAsiaTheme="majorEastAsia" w:hAnsi="Adobe Clean"/>
      <w:b/>
      <w:color w:themeColor="text1" w:val="000000"/>
      <w:sz w:val="26"/>
      <w:szCs w:val="24"/>
      <w:lang w:eastAsia="fr-FR"/>
    </w:rPr>
  </w:style>
  <w:style w:customStyle="1" w:styleId="Heading4Char" w:type="character">
    <w:name w:val="Heading 4 Char"/>
    <w:basedOn w:val="DefaultParagraphFont"/>
    <w:link w:val="Heading4"/>
    <w:uiPriority w:val="9"/>
    <w:rsid w:val="0014046E"/>
    <w:rPr>
      <w:rFonts w:ascii="Adobe Clean" w:cstheme="majorBidi" w:eastAsiaTheme="majorEastAsia" w:hAnsi="Adobe Clean"/>
      <w:b/>
      <w:iCs/>
      <w:color w:themeColor="text1" w:val="000000"/>
      <w:sz w:val="24"/>
      <w:szCs w:val="24"/>
      <w:lang w:eastAsia="fr-FR"/>
    </w:rPr>
  </w:style>
  <w:style w:customStyle="1" w:styleId="Heading5Char" w:type="character">
    <w:name w:val="Heading 5 Char"/>
    <w:basedOn w:val="DefaultParagraphFont"/>
    <w:link w:val="Heading5"/>
    <w:uiPriority w:val="9"/>
    <w:rsid w:val="0014046E"/>
    <w:rPr>
      <w:rFonts w:ascii="Adobe Clean Light" w:cstheme="majorBidi" w:eastAsiaTheme="majorEastAsia" w:hAnsi="Adobe Clean Light"/>
      <w:color w:val="6B737B"/>
      <w:szCs w:val="24"/>
      <w:lang w:eastAsia="fr-FR"/>
    </w:rPr>
  </w:style>
  <w:style w:customStyle="1" w:styleId="Heading6Char" w:type="character">
    <w:name w:val="Heading 6 Char"/>
    <w:basedOn w:val="DefaultParagraphFont"/>
    <w:link w:val="Heading6"/>
    <w:uiPriority w:val="9"/>
    <w:rsid w:val="0014046E"/>
    <w:rPr>
      <w:rFonts w:ascii="Adobe Clean Light" w:cstheme="majorBidi" w:eastAsiaTheme="majorEastAsia" w:hAnsi="Adobe Clean Light"/>
      <w:color w:val="6B737B"/>
      <w:szCs w:val="24"/>
      <w:lang w:eastAsia="fr-FR"/>
    </w:rPr>
  </w:style>
  <w:style w:customStyle="1" w:styleId="Heading7Char" w:type="character">
    <w:name w:val="Heading 7 Char"/>
    <w:basedOn w:val="DefaultParagraphFont"/>
    <w:link w:val="Heading7"/>
    <w:uiPriority w:val="9"/>
    <w:rsid w:val="0014046E"/>
    <w:rPr>
      <w:rFonts w:ascii="Adobe Clean Light" w:cstheme="majorBidi" w:eastAsiaTheme="majorEastAsia" w:hAnsi="Adobe Clean Light"/>
      <w:iCs/>
      <w:color w:val="6B737B"/>
      <w:szCs w:val="24"/>
      <w:lang w:eastAsia="fr-FR"/>
    </w:rPr>
  </w:style>
  <w:style w:customStyle="1" w:styleId="Heading8Char" w:type="character">
    <w:name w:val="Heading 8 Char"/>
    <w:basedOn w:val="DefaultParagraphFont"/>
    <w:link w:val="Heading8"/>
    <w:uiPriority w:val="9"/>
    <w:rsid w:val="0014046E"/>
    <w:rPr>
      <w:rFonts w:ascii="Adobe Clean Light" w:cstheme="majorBidi" w:eastAsiaTheme="majorEastAsia" w:hAnsi="Adobe Clean Light"/>
      <w:color w:val="6B737B"/>
      <w:szCs w:val="21"/>
      <w:lang w:eastAsia="fr-FR"/>
    </w:rPr>
  </w:style>
  <w:style w:customStyle="1" w:styleId="Heading9Char" w:type="character">
    <w:name w:val="Heading 9 Char"/>
    <w:basedOn w:val="DefaultParagraphFont"/>
    <w:link w:val="Heading9"/>
    <w:uiPriority w:val="9"/>
    <w:semiHidden/>
    <w:rsid w:val="0014046E"/>
    <w:rPr>
      <w:rFonts w:ascii="Adobe Clean Light" w:cstheme="majorBidi" w:eastAsiaTheme="majorEastAsia" w:hAnsi="Adobe Clean Light"/>
      <w:iCs/>
      <w:color w:val="6B737B"/>
      <w:szCs w:val="21"/>
      <w:lang w:eastAsia="fr-FR"/>
    </w:rPr>
  </w:style>
  <w:style w:styleId="BodyText" w:type="paragraph">
    <w:name w:val="Body Text"/>
    <w:basedOn w:val="Normal"/>
    <w:link w:val="BodyTextChar"/>
    <w:uiPriority w:val="99"/>
    <w:unhideWhenUsed/>
    <w:qFormat/>
    <w:rsid w:val="0014046E"/>
  </w:style>
  <w:style w:customStyle="1" w:styleId="BodyTextChar" w:type="character">
    <w:name w:val="Body Text Char"/>
    <w:basedOn w:val="DefaultParagraphFont"/>
    <w:link w:val="BodyText"/>
    <w:uiPriority w:val="99"/>
    <w:rsid w:val="0014046E"/>
    <w:rPr>
      <w:rFonts w:ascii="Adobe Clean Light" w:hAnsi="Adobe Clean Light"/>
      <w:szCs w:val="24"/>
      <w:lang w:eastAsia="fr-FR"/>
    </w:rPr>
  </w:style>
  <w:style w:styleId="Title" w:type="paragraph">
    <w:name w:val="Title"/>
    <w:basedOn w:val="Normal"/>
    <w:next w:val="Normal"/>
    <w:link w:val="TitleChar"/>
    <w:uiPriority w:val="10"/>
    <w:qFormat/>
    <w:rsid w:val="0014046E"/>
    <w:pPr>
      <w:spacing w:before="0"/>
      <w:contextualSpacing/>
    </w:pPr>
    <w:rPr>
      <w:rFonts w:ascii="Adobe Clean" w:cstheme="majorBidi" w:eastAsiaTheme="majorEastAsia" w:hAnsi="Adobe Clean"/>
      <w:b/>
      <w:spacing w:val="-10"/>
      <w:kern w:val="28"/>
      <w:sz w:val="96"/>
      <w:szCs w:val="56"/>
    </w:rPr>
  </w:style>
  <w:style w:customStyle="1" w:styleId="TitleChar" w:type="character">
    <w:name w:val="Title Char"/>
    <w:basedOn w:val="DefaultParagraphFont"/>
    <w:link w:val="Title"/>
    <w:uiPriority w:val="10"/>
    <w:rsid w:val="0014046E"/>
    <w:rPr>
      <w:rFonts w:ascii="Adobe Clean" w:cstheme="majorBidi" w:eastAsiaTheme="majorEastAsia" w:hAnsi="Adobe Clean"/>
      <w:b/>
      <w:spacing w:val="-10"/>
      <w:kern w:val="28"/>
      <w:sz w:val="96"/>
      <w:szCs w:val="56"/>
      <w:lang w:eastAsia="fr-FR"/>
    </w:rPr>
  </w:style>
  <w:style w:styleId="Subtitle" w:type="paragraph">
    <w:name w:val="Subtitle"/>
    <w:basedOn w:val="Normal"/>
    <w:next w:val="Normal"/>
    <w:link w:val="SubtitleChar"/>
    <w:uiPriority w:val="11"/>
    <w:qFormat/>
    <w:rsid w:val="0014046E"/>
    <w:pPr>
      <w:numPr>
        <w:ilvl w:val="1"/>
      </w:numPr>
      <w:spacing w:after="160"/>
    </w:pPr>
    <w:rPr>
      <w:rFonts w:ascii="Adobe Clean" w:eastAsiaTheme="minorEastAsia" w:hAnsi="Adobe Clean"/>
      <w:b/>
      <w:spacing w:val="15"/>
      <w:sz w:val="36"/>
      <w:szCs w:val="22"/>
    </w:rPr>
  </w:style>
  <w:style w:customStyle="1" w:styleId="SubtitleChar" w:type="character">
    <w:name w:val="Subtitle Char"/>
    <w:basedOn w:val="DefaultParagraphFont"/>
    <w:link w:val="Subtitle"/>
    <w:uiPriority w:val="11"/>
    <w:rsid w:val="0014046E"/>
    <w:rPr>
      <w:rFonts w:ascii="Adobe Clean" w:eastAsiaTheme="minorEastAsia" w:hAnsi="Adobe Clean"/>
      <w:b/>
      <w:spacing w:val="15"/>
      <w:sz w:val="36"/>
      <w:lang w:eastAsia="fr-FR"/>
    </w:rPr>
  </w:style>
  <w:style w:styleId="TOCHeading" w:type="paragraph">
    <w:name w:val="TOC Heading"/>
    <w:basedOn w:val="Heading1"/>
    <w:next w:val="Normal"/>
    <w:uiPriority w:val="39"/>
    <w:unhideWhenUsed/>
    <w:qFormat/>
    <w:rsid w:val="0014046E"/>
    <w:pPr>
      <w:numPr>
        <w:numId w:val="0"/>
      </w:numPr>
      <w:spacing w:before="480" w:line="276" w:lineRule="auto"/>
      <w:outlineLvl w:val="9"/>
    </w:pPr>
    <w:rPr>
      <w:bCs/>
      <w:color w:themeColor="text1" w:themeTint="A6" w:val="595959"/>
      <w:szCs w:val="28"/>
      <w:lang w:eastAsia="en-US"/>
    </w:rPr>
  </w:style>
  <w:style w:styleId="TOC1" w:type="paragraph">
    <w:name w:val="toc 1"/>
    <w:basedOn w:val="Normal"/>
    <w:next w:val="Normal"/>
    <w:autoRedefine/>
    <w:uiPriority w:val="39"/>
    <w:unhideWhenUsed/>
    <w:qFormat/>
    <w:rsid w:val="0014046E"/>
    <w:rPr>
      <w:bCs/>
      <w:iCs/>
      <w:color w:themeColor="text1" w:themeTint="A6" w:val="595959"/>
      <w:sz w:val="24"/>
    </w:rPr>
  </w:style>
  <w:style w:styleId="TOC2" w:type="paragraph">
    <w:name w:val="toc 2"/>
    <w:basedOn w:val="Normal"/>
    <w:next w:val="Normal"/>
    <w:autoRedefine/>
    <w:uiPriority w:val="39"/>
    <w:unhideWhenUsed/>
    <w:qFormat/>
    <w:rsid w:val="0014046E"/>
    <w:pPr>
      <w:ind w:left="220"/>
    </w:pPr>
    <w:rPr>
      <w:bCs/>
      <w:color w:themeColor="text1" w:themeTint="A6" w:val="595959"/>
      <w:szCs w:val="22"/>
    </w:rPr>
  </w:style>
  <w:style w:styleId="Hyperlink" w:type="character">
    <w:name w:val="Hyperlink"/>
    <w:basedOn w:val="DefaultParagraphFont"/>
    <w:uiPriority w:val="99"/>
    <w:unhideWhenUsed/>
    <w:rsid w:val="0014046E"/>
    <w:rPr>
      <w:color w:themeColor="hyperlink" w:val="0563C1"/>
      <w:u w:val="single"/>
    </w:rPr>
  </w:style>
  <w:style w:styleId="Footer" w:type="paragraph">
    <w:name w:val="footer"/>
    <w:basedOn w:val="Normal"/>
    <w:link w:val="FooterChar"/>
    <w:uiPriority w:val="99"/>
    <w:unhideWhenUsed/>
    <w:rsid w:val="0014046E"/>
    <w:pPr>
      <w:tabs>
        <w:tab w:pos="4513" w:val="center"/>
        <w:tab w:pos="9026" w:val="right"/>
      </w:tabs>
      <w:spacing w:after="0" w:before="0"/>
    </w:pPr>
  </w:style>
  <w:style w:customStyle="1" w:styleId="FooterChar" w:type="character">
    <w:name w:val="Footer Char"/>
    <w:basedOn w:val="DefaultParagraphFont"/>
    <w:link w:val="Footer"/>
    <w:uiPriority w:val="99"/>
    <w:rsid w:val="0014046E"/>
    <w:rPr>
      <w:rFonts w:ascii="Adobe Clean Light" w:hAnsi="Adobe Clean Light"/>
      <w:szCs w:val="24"/>
      <w:lang w:eastAsia="fr-FR"/>
    </w:rPr>
  </w:style>
  <w:style w:styleId="PageNumber" w:type="character">
    <w:name w:val="page number"/>
    <w:basedOn w:val="DefaultParagraphFont"/>
    <w:uiPriority w:val="99"/>
    <w:semiHidden/>
    <w:unhideWhenUsed/>
    <w:rsid w:val="0014046E"/>
  </w:style>
  <w:style w:customStyle="1" w:styleId="PageHeader" w:type="paragraph">
    <w:name w:val="Page Header"/>
    <w:basedOn w:val="Normal"/>
    <w:rsid w:val="0014046E"/>
    <w:pPr>
      <w:tabs>
        <w:tab w:pos="9639" w:val="right"/>
      </w:tabs>
      <w:ind w:left="-851" w:right="-618"/>
    </w:pPr>
    <w:rPr>
      <w:sz w:val="20"/>
    </w:rPr>
  </w:style>
  <w:style w:styleId="BodyTextIndent" w:type="paragraph">
    <w:name w:val="Body Text Indent"/>
    <w:basedOn w:val="Normal"/>
    <w:link w:val="BodyTextIndentChar"/>
    <w:uiPriority w:val="99"/>
    <w:unhideWhenUsed/>
    <w:rsid w:val="0014046E"/>
    <w:pPr>
      <w:ind w:left="360"/>
    </w:pPr>
  </w:style>
  <w:style w:customStyle="1" w:styleId="BodyTextIndentChar" w:type="character">
    <w:name w:val="Body Text Indent Char"/>
    <w:basedOn w:val="DefaultParagraphFont"/>
    <w:link w:val="BodyTextIndent"/>
    <w:uiPriority w:val="99"/>
    <w:rsid w:val="0014046E"/>
    <w:rPr>
      <w:rFonts w:ascii="Adobe Clean Light" w:hAnsi="Adobe Clean Light"/>
      <w:szCs w:val="24"/>
      <w:lang w:eastAsia="fr-FR"/>
    </w:rPr>
  </w:style>
  <w:style w:styleId="BodyTextIndent2" w:type="paragraph">
    <w:name w:val="Body Text Indent 2"/>
    <w:basedOn w:val="Normal"/>
    <w:link w:val="BodyTextIndent2Char"/>
    <w:uiPriority w:val="99"/>
    <w:unhideWhenUsed/>
    <w:rsid w:val="0014046E"/>
    <w:pPr>
      <w:spacing w:line="480" w:lineRule="auto"/>
      <w:ind w:left="360"/>
    </w:pPr>
  </w:style>
  <w:style w:customStyle="1" w:styleId="BodyTextIndent2Char" w:type="character">
    <w:name w:val="Body Text Indent 2 Char"/>
    <w:basedOn w:val="DefaultParagraphFont"/>
    <w:link w:val="BodyTextIndent2"/>
    <w:uiPriority w:val="99"/>
    <w:rsid w:val="0014046E"/>
    <w:rPr>
      <w:rFonts w:ascii="Adobe Clean Light" w:hAnsi="Adobe Clean Light"/>
      <w:szCs w:val="24"/>
      <w:lang w:eastAsia="fr-FR"/>
    </w:rPr>
  </w:style>
  <w:style w:styleId="PlaceholderText" w:type="character">
    <w:name w:val="Placeholder Text"/>
    <w:basedOn w:val="DefaultParagraphFont"/>
    <w:uiPriority w:val="99"/>
    <w:semiHidden/>
    <w:rsid w:val="0014046E"/>
    <w:rPr>
      <w:color w:val="808080"/>
    </w:rPr>
  </w:style>
  <w:style w:styleId="Header" w:type="paragraph">
    <w:name w:val="header"/>
    <w:basedOn w:val="Normal"/>
    <w:link w:val="HeaderChar"/>
    <w:uiPriority w:val="99"/>
    <w:unhideWhenUsed/>
    <w:rsid w:val="009F7C7A"/>
    <w:pPr>
      <w:tabs>
        <w:tab w:pos="4680" w:val="center"/>
        <w:tab w:pos="9360" w:val="right"/>
      </w:tabs>
      <w:spacing w:after="0" w:before="0"/>
    </w:pPr>
  </w:style>
  <w:style w:customStyle="1" w:styleId="HeaderChar" w:type="character">
    <w:name w:val="Header Char"/>
    <w:basedOn w:val="DefaultParagraphFont"/>
    <w:link w:val="Header"/>
    <w:uiPriority w:val="99"/>
    <w:rsid w:val="009F7C7A"/>
    <w:rPr>
      <w:rFonts w:ascii="Adobe Clean Light" w:hAnsi="Adobe Clean Light"/>
      <w:szCs w:val="24"/>
      <w:lang w:eastAsia="fr-FR"/>
    </w:rPr>
  </w:style>
  <w:style w:styleId="ListParagraph" w:type="paragraph">
    <w:name w:val="List Paragraph"/>
    <w:basedOn w:val="Normal"/>
    <w:uiPriority w:val="34"/>
    <w:qFormat/>
    <w:rsid w:val="009A78F7"/>
    <w:pPr>
      <w:ind w:left="720"/>
      <w:contextualSpacing/>
    </w:pPr>
  </w:style>
  <w:style w:styleId="UnresolvedMention" w:type="character">
    <w:name w:val="Unresolved Mention"/>
    <w:basedOn w:val="DefaultParagraphFont"/>
    <w:uiPriority w:val="99"/>
    <w:semiHidden/>
    <w:unhideWhenUsed/>
    <w:rsid w:val="00786F34"/>
    <w:rPr>
      <w:color w:val="605E5C"/>
      <w:shd w:color="auto" w:fill="E1DFDD" w:val="clear"/>
    </w:rPr>
  </w:style>
  <w:style w:styleId="NormalWeb" w:type="paragraph">
    <w:name w:val="Normal (Web)"/>
    <w:basedOn w:val="Normal"/>
    <w:uiPriority w:val="99"/>
    <w:semiHidden/>
    <w:unhideWhenUsed/>
    <w:rsid w:val="00FF7249"/>
    <w:pPr>
      <w:spacing w:after="100" w:afterAutospacing="1" w:before="100" w:beforeAutospacing="1"/>
    </w:pPr>
    <w:rPr>
      <w:rFonts w:ascii="Times New Roman" w:cs="Times New Roman" w:eastAsia="Times New Roman" w:hAnsi="Times New Roman"/>
      <w:sz w:val="24"/>
      <w:lang w:eastAsia="en-US"/>
    </w:rPr>
  </w:style>
  <w:style w:styleId="CommentReference" w:type="character">
    <w:name w:val="annotation reference"/>
    <w:basedOn w:val="DefaultParagraphFont"/>
    <w:uiPriority w:val="99"/>
    <w:semiHidden/>
    <w:unhideWhenUsed/>
    <w:rsid w:val="00FF7249"/>
    <w:rPr>
      <w:sz w:val="16"/>
      <w:szCs w:val="16"/>
    </w:rPr>
  </w:style>
  <w:style w:styleId="CommentText" w:type="paragraph">
    <w:name w:val="annotation text"/>
    <w:basedOn w:val="Normal"/>
    <w:link w:val="CommentTextChar"/>
    <w:uiPriority w:val="99"/>
    <w:unhideWhenUsed/>
    <w:rsid w:val="00FF7249"/>
    <w:rPr>
      <w:sz w:val="20"/>
      <w:szCs w:val="20"/>
    </w:rPr>
  </w:style>
  <w:style w:customStyle="1" w:styleId="CommentTextChar" w:type="character">
    <w:name w:val="Comment Text Char"/>
    <w:basedOn w:val="DefaultParagraphFont"/>
    <w:link w:val="CommentText"/>
    <w:uiPriority w:val="99"/>
    <w:rsid w:val="00FF7249"/>
    <w:rPr>
      <w:rFonts w:ascii="Adobe Clean Light" w:hAnsi="Adobe Clean Light"/>
      <w:sz w:val="20"/>
      <w:szCs w:val="20"/>
      <w:lang w:eastAsia="fr-FR"/>
    </w:rPr>
  </w:style>
  <w:style w:styleId="CommentSubject" w:type="paragraph">
    <w:name w:val="annotation subject"/>
    <w:basedOn w:val="CommentText"/>
    <w:next w:val="CommentText"/>
    <w:link w:val="CommentSubjectChar"/>
    <w:uiPriority w:val="99"/>
    <w:semiHidden/>
    <w:unhideWhenUsed/>
    <w:rsid w:val="00FF7249"/>
    <w:rPr>
      <w:b/>
      <w:bCs/>
    </w:rPr>
  </w:style>
  <w:style w:customStyle="1" w:styleId="CommentSubjectChar" w:type="character">
    <w:name w:val="Comment Subject Char"/>
    <w:basedOn w:val="CommentTextChar"/>
    <w:link w:val="CommentSubject"/>
    <w:uiPriority w:val="99"/>
    <w:semiHidden/>
    <w:rsid w:val="00FF7249"/>
    <w:rPr>
      <w:rFonts w:ascii="Adobe Clean Light" w:hAnsi="Adobe Clean Light"/>
      <w:b/>
      <w:bCs/>
      <w:sz w:val="20"/>
      <w:szCs w:val="20"/>
      <w:lang w:eastAsia="fr-FR"/>
    </w:rPr>
  </w:style>
  <w:style w:styleId="Strong" w:type="character">
    <w:name w:val="Strong"/>
    <w:basedOn w:val="DefaultParagraphFont"/>
    <w:uiPriority w:val="22"/>
    <w:qFormat/>
    <w:rsid w:val="009C7952"/>
    <w:rPr>
      <w:b/>
      <w:bCs/>
    </w:rPr>
  </w:style>
  <w:style w:styleId="TOC3" w:type="paragraph">
    <w:name w:val="toc 3"/>
    <w:basedOn w:val="Normal"/>
    <w:next w:val="Normal"/>
    <w:autoRedefine/>
    <w:uiPriority w:val="39"/>
    <w:unhideWhenUsed/>
    <w:rsid w:val="00EA3DBE"/>
    <w:pPr>
      <w:spacing w:after="100"/>
      <w:ind w:left="440"/>
    </w:pPr>
  </w:style>
  <w:style w:styleId="FollowedHyperlink" w:type="character">
    <w:name w:val="FollowedHyperlink"/>
    <w:basedOn w:val="DefaultParagraphFont"/>
    <w:uiPriority w:val="99"/>
    <w:semiHidden/>
    <w:unhideWhenUsed/>
    <w:rsid w:val="004C7CB1"/>
    <w:rPr>
      <w:color w:themeColor="followedHyperlink" w:val="954F72"/>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39436">
      <w:bodyDiv w:val="1"/>
      <w:marLeft w:val="0"/>
      <w:marRight w:val="0"/>
      <w:marTop w:val="0"/>
      <w:marBottom w:val="0"/>
      <w:divBdr>
        <w:top w:val="none" w:sz="0" w:space="0" w:color="auto"/>
        <w:left w:val="none" w:sz="0" w:space="0" w:color="auto"/>
        <w:bottom w:val="none" w:sz="0" w:space="0" w:color="auto"/>
        <w:right w:val="none" w:sz="0" w:space="0" w:color="auto"/>
      </w:divBdr>
    </w:div>
    <w:div w:id="53041970">
      <w:bodyDiv w:val="1"/>
      <w:marLeft w:val="0"/>
      <w:marRight w:val="0"/>
      <w:marTop w:val="0"/>
      <w:marBottom w:val="0"/>
      <w:divBdr>
        <w:top w:val="none" w:sz="0" w:space="0" w:color="auto"/>
        <w:left w:val="none" w:sz="0" w:space="0" w:color="auto"/>
        <w:bottom w:val="none" w:sz="0" w:space="0" w:color="auto"/>
        <w:right w:val="none" w:sz="0" w:space="0" w:color="auto"/>
      </w:divBdr>
      <w:divsChild>
        <w:div w:id="544802937">
          <w:marLeft w:val="374"/>
          <w:marRight w:val="0"/>
          <w:marTop w:val="0"/>
          <w:marBottom w:val="0"/>
          <w:divBdr>
            <w:top w:val="none" w:sz="0" w:space="0" w:color="auto"/>
            <w:left w:val="none" w:sz="0" w:space="0" w:color="auto"/>
            <w:bottom w:val="none" w:sz="0" w:space="0" w:color="auto"/>
            <w:right w:val="none" w:sz="0" w:space="0" w:color="auto"/>
          </w:divBdr>
        </w:div>
        <w:div w:id="597296270">
          <w:marLeft w:val="374"/>
          <w:marRight w:val="0"/>
          <w:marTop w:val="0"/>
          <w:marBottom w:val="0"/>
          <w:divBdr>
            <w:top w:val="none" w:sz="0" w:space="0" w:color="auto"/>
            <w:left w:val="none" w:sz="0" w:space="0" w:color="auto"/>
            <w:bottom w:val="none" w:sz="0" w:space="0" w:color="auto"/>
            <w:right w:val="none" w:sz="0" w:space="0" w:color="auto"/>
          </w:divBdr>
        </w:div>
      </w:divsChild>
    </w:div>
    <w:div w:id="176189140">
      <w:bodyDiv w:val="1"/>
      <w:marLeft w:val="0"/>
      <w:marRight w:val="0"/>
      <w:marTop w:val="0"/>
      <w:marBottom w:val="0"/>
      <w:divBdr>
        <w:top w:val="none" w:sz="0" w:space="0" w:color="auto"/>
        <w:left w:val="none" w:sz="0" w:space="0" w:color="auto"/>
        <w:bottom w:val="none" w:sz="0" w:space="0" w:color="auto"/>
        <w:right w:val="none" w:sz="0" w:space="0" w:color="auto"/>
      </w:divBdr>
    </w:div>
    <w:div w:id="279923868">
      <w:bodyDiv w:val="1"/>
      <w:marLeft w:val="0"/>
      <w:marRight w:val="0"/>
      <w:marTop w:val="0"/>
      <w:marBottom w:val="0"/>
      <w:divBdr>
        <w:top w:val="none" w:sz="0" w:space="0" w:color="auto"/>
        <w:left w:val="none" w:sz="0" w:space="0" w:color="auto"/>
        <w:bottom w:val="none" w:sz="0" w:space="0" w:color="auto"/>
        <w:right w:val="none" w:sz="0" w:space="0" w:color="auto"/>
      </w:divBdr>
    </w:div>
    <w:div w:id="286199357">
      <w:bodyDiv w:val="1"/>
      <w:marLeft w:val="0"/>
      <w:marRight w:val="0"/>
      <w:marTop w:val="0"/>
      <w:marBottom w:val="0"/>
      <w:divBdr>
        <w:top w:val="none" w:sz="0" w:space="0" w:color="auto"/>
        <w:left w:val="none" w:sz="0" w:space="0" w:color="auto"/>
        <w:bottom w:val="none" w:sz="0" w:space="0" w:color="auto"/>
        <w:right w:val="none" w:sz="0" w:space="0" w:color="auto"/>
      </w:divBdr>
      <w:divsChild>
        <w:div w:id="35206081">
          <w:marLeft w:val="374"/>
          <w:marRight w:val="0"/>
          <w:marTop w:val="0"/>
          <w:marBottom w:val="0"/>
          <w:divBdr>
            <w:top w:val="none" w:sz="0" w:space="0" w:color="auto"/>
            <w:left w:val="none" w:sz="0" w:space="0" w:color="auto"/>
            <w:bottom w:val="none" w:sz="0" w:space="0" w:color="auto"/>
            <w:right w:val="none" w:sz="0" w:space="0" w:color="auto"/>
          </w:divBdr>
        </w:div>
        <w:div w:id="174422209">
          <w:marLeft w:val="374"/>
          <w:marRight w:val="0"/>
          <w:marTop w:val="0"/>
          <w:marBottom w:val="0"/>
          <w:divBdr>
            <w:top w:val="none" w:sz="0" w:space="0" w:color="auto"/>
            <w:left w:val="none" w:sz="0" w:space="0" w:color="auto"/>
            <w:bottom w:val="none" w:sz="0" w:space="0" w:color="auto"/>
            <w:right w:val="none" w:sz="0" w:space="0" w:color="auto"/>
          </w:divBdr>
        </w:div>
        <w:div w:id="1267035811">
          <w:marLeft w:val="374"/>
          <w:marRight w:val="0"/>
          <w:marTop w:val="0"/>
          <w:marBottom w:val="0"/>
          <w:divBdr>
            <w:top w:val="none" w:sz="0" w:space="0" w:color="auto"/>
            <w:left w:val="none" w:sz="0" w:space="0" w:color="auto"/>
            <w:bottom w:val="none" w:sz="0" w:space="0" w:color="auto"/>
            <w:right w:val="none" w:sz="0" w:space="0" w:color="auto"/>
          </w:divBdr>
        </w:div>
      </w:divsChild>
    </w:div>
    <w:div w:id="308560903">
      <w:bodyDiv w:val="1"/>
      <w:marLeft w:val="0"/>
      <w:marRight w:val="0"/>
      <w:marTop w:val="0"/>
      <w:marBottom w:val="0"/>
      <w:divBdr>
        <w:top w:val="none" w:sz="0" w:space="0" w:color="auto"/>
        <w:left w:val="none" w:sz="0" w:space="0" w:color="auto"/>
        <w:bottom w:val="none" w:sz="0" w:space="0" w:color="auto"/>
        <w:right w:val="none" w:sz="0" w:space="0" w:color="auto"/>
      </w:divBdr>
    </w:div>
    <w:div w:id="352195327">
      <w:bodyDiv w:val="1"/>
      <w:marLeft w:val="0"/>
      <w:marRight w:val="0"/>
      <w:marTop w:val="0"/>
      <w:marBottom w:val="0"/>
      <w:divBdr>
        <w:top w:val="none" w:sz="0" w:space="0" w:color="auto"/>
        <w:left w:val="none" w:sz="0" w:space="0" w:color="auto"/>
        <w:bottom w:val="none" w:sz="0" w:space="0" w:color="auto"/>
        <w:right w:val="none" w:sz="0" w:space="0" w:color="auto"/>
      </w:divBdr>
    </w:div>
    <w:div w:id="601257508">
      <w:bodyDiv w:val="1"/>
      <w:marLeft w:val="0"/>
      <w:marRight w:val="0"/>
      <w:marTop w:val="0"/>
      <w:marBottom w:val="0"/>
      <w:divBdr>
        <w:top w:val="none" w:sz="0" w:space="0" w:color="auto"/>
        <w:left w:val="none" w:sz="0" w:space="0" w:color="auto"/>
        <w:bottom w:val="none" w:sz="0" w:space="0" w:color="auto"/>
        <w:right w:val="none" w:sz="0" w:space="0" w:color="auto"/>
      </w:divBdr>
      <w:divsChild>
        <w:div w:id="242687755">
          <w:marLeft w:val="446"/>
          <w:marRight w:val="0"/>
          <w:marTop w:val="0"/>
          <w:marBottom w:val="0"/>
          <w:divBdr>
            <w:top w:val="none" w:sz="0" w:space="0" w:color="auto"/>
            <w:left w:val="none" w:sz="0" w:space="0" w:color="auto"/>
            <w:bottom w:val="none" w:sz="0" w:space="0" w:color="auto"/>
            <w:right w:val="none" w:sz="0" w:space="0" w:color="auto"/>
          </w:divBdr>
        </w:div>
        <w:div w:id="1863469375">
          <w:marLeft w:val="446"/>
          <w:marRight w:val="0"/>
          <w:marTop w:val="0"/>
          <w:marBottom w:val="0"/>
          <w:divBdr>
            <w:top w:val="none" w:sz="0" w:space="0" w:color="auto"/>
            <w:left w:val="none" w:sz="0" w:space="0" w:color="auto"/>
            <w:bottom w:val="none" w:sz="0" w:space="0" w:color="auto"/>
            <w:right w:val="none" w:sz="0" w:space="0" w:color="auto"/>
          </w:divBdr>
        </w:div>
      </w:divsChild>
    </w:div>
    <w:div w:id="727345675">
      <w:bodyDiv w:val="1"/>
      <w:marLeft w:val="0"/>
      <w:marRight w:val="0"/>
      <w:marTop w:val="0"/>
      <w:marBottom w:val="0"/>
      <w:divBdr>
        <w:top w:val="none" w:sz="0" w:space="0" w:color="auto"/>
        <w:left w:val="none" w:sz="0" w:space="0" w:color="auto"/>
        <w:bottom w:val="none" w:sz="0" w:space="0" w:color="auto"/>
        <w:right w:val="none" w:sz="0" w:space="0" w:color="auto"/>
      </w:divBdr>
      <w:divsChild>
        <w:div w:id="908467474">
          <w:marLeft w:val="274"/>
          <w:marRight w:val="0"/>
          <w:marTop w:val="0"/>
          <w:marBottom w:val="0"/>
          <w:divBdr>
            <w:top w:val="none" w:sz="0" w:space="0" w:color="auto"/>
            <w:left w:val="none" w:sz="0" w:space="0" w:color="auto"/>
            <w:bottom w:val="none" w:sz="0" w:space="0" w:color="auto"/>
            <w:right w:val="none" w:sz="0" w:space="0" w:color="auto"/>
          </w:divBdr>
        </w:div>
        <w:div w:id="1016883939">
          <w:marLeft w:val="274"/>
          <w:marRight w:val="0"/>
          <w:marTop w:val="0"/>
          <w:marBottom w:val="0"/>
          <w:divBdr>
            <w:top w:val="none" w:sz="0" w:space="0" w:color="auto"/>
            <w:left w:val="none" w:sz="0" w:space="0" w:color="auto"/>
            <w:bottom w:val="none" w:sz="0" w:space="0" w:color="auto"/>
            <w:right w:val="none" w:sz="0" w:space="0" w:color="auto"/>
          </w:divBdr>
        </w:div>
        <w:div w:id="1024475969">
          <w:marLeft w:val="274"/>
          <w:marRight w:val="0"/>
          <w:marTop w:val="0"/>
          <w:marBottom w:val="0"/>
          <w:divBdr>
            <w:top w:val="none" w:sz="0" w:space="0" w:color="auto"/>
            <w:left w:val="none" w:sz="0" w:space="0" w:color="auto"/>
            <w:bottom w:val="none" w:sz="0" w:space="0" w:color="auto"/>
            <w:right w:val="none" w:sz="0" w:space="0" w:color="auto"/>
          </w:divBdr>
        </w:div>
        <w:div w:id="1233857507">
          <w:marLeft w:val="274"/>
          <w:marRight w:val="0"/>
          <w:marTop w:val="0"/>
          <w:marBottom w:val="0"/>
          <w:divBdr>
            <w:top w:val="none" w:sz="0" w:space="0" w:color="auto"/>
            <w:left w:val="none" w:sz="0" w:space="0" w:color="auto"/>
            <w:bottom w:val="none" w:sz="0" w:space="0" w:color="auto"/>
            <w:right w:val="none" w:sz="0" w:space="0" w:color="auto"/>
          </w:divBdr>
        </w:div>
      </w:divsChild>
    </w:div>
    <w:div w:id="774130938">
      <w:bodyDiv w:val="1"/>
      <w:marLeft w:val="0"/>
      <w:marRight w:val="0"/>
      <w:marTop w:val="0"/>
      <w:marBottom w:val="0"/>
      <w:divBdr>
        <w:top w:val="none" w:sz="0" w:space="0" w:color="auto"/>
        <w:left w:val="none" w:sz="0" w:space="0" w:color="auto"/>
        <w:bottom w:val="none" w:sz="0" w:space="0" w:color="auto"/>
        <w:right w:val="none" w:sz="0" w:space="0" w:color="auto"/>
      </w:divBdr>
    </w:div>
    <w:div w:id="821586431">
      <w:bodyDiv w:val="1"/>
      <w:marLeft w:val="0"/>
      <w:marRight w:val="0"/>
      <w:marTop w:val="0"/>
      <w:marBottom w:val="0"/>
      <w:divBdr>
        <w:top w:val="none" w:sz="0" w:space="0" w:color="auto"/>
        <w:left w:val="none" w:sz="0" w:space="0" w:color="auto"/>
        <w:bottom w:val="none" w:sz="0" w:space="0" w:color="auto"/>
        <w:right w:val="none" w:sz="0" w:space="0" w:color="auto"/>
      </w:divBdr>
    </w:div>
    <w:div w:id="1147236371">
      <w:bodyDiv w:val="1"/>
      <w:marLeft w:val="0"/>
      <w:marRight w:val="0"/>
      <w:marTop w:val="0"/>
      <w:marBottom w:val="0"/>
      <w:divBdr>
        <w:top w:val="none" w:sz="0" w:space="0" w:color="auto"/>
        <w:left w:val="none" w:sz="0" w:space="0" w:color="auto"/>
        <w:bottom w:val="none" w:sz="0" w:space="0" w:color="auto"/>
        <w:right w:val="none" w:sz="0" w:space="0" w:color="auto"/>
      </w:divBdr>
    </w:div>
    <w:div w:id="1223981011">
      <w:bodyDiv w:val="1"/>
      <w:marLeft w:val="0"/>
      <w:marRight w:val="0"/>
      <w:marTop w:val="0"/>
      <w:marBottom w:val="0"/>
      <w:divBdr>
        <w:top w:val="none" w:sz="0" w:space="0" w:color="auto"/>
        <w:left w:val="none" w:sz="0" w:space="0" w:color="auto"/>
        <w:bottom w:val="none" w:sz="0" w:space="0" w:color="auto"/>
        <w:right w:val="none" w:sz="0" w:space="0" w:color="auto"/>
      </w:divBdr>
    </w:div>
    <w:div w:id="1301183103">
      <w:bodyDiv w:val="1"/>
      <w:marLeft w:val="0"/>
      <w:marRight w:val="0"/>
      <w:marTop w:val="0"/>
      <w:marBottom w:val="0"/>
      <w:divBdr>
        <w:top w:val="none" w:sz="0" w:space="0" w:color="auto"/>
        <w:left w:val="none" w:sz="0" w:space="0" w:color="auto"/>
        <w:bottom w:val="none" w:sz="0" w:space="0" w:color="auto"/>
        <w:right w:val="none" w:sz="0" w:space="0" w:color="auto"/>
      </w:divBdr>
      <w:divsChild>
        <w:div w:id="25571870">
          <w:marLeft w:val="374"/>
          <w:marRight w:val="0"/>
          <w:marTop w:val="0"/>
          <w:marBottom w:val="0"/>
          <w:divBdr>
            <w:top w:val="none" w:sz="0" w:space="0" w:color="auto"/>
            <w:left w:val="none" w:sz="0" w:space="0" w:color="auto"/>
            <w:bottom w:val="none" w:sz="0" w:space="0" w:color="auto"/>
            <w:right w:val="none" w:sz="0" w:space="0" w:color="auto"/>
          </w:divBdr>
        </w:div>
        <w:div w:id="1486122938">
          <w:marLeft w:val="374"/>
          <w:marRight w:val="0"/>
          <w:marTop w:val="0"/>
          <w:marBottom w:val="0"/>
          <w:divBdr>
            <w:top w:val="none" w:sz="0" w:space="0" w:color="auto"/>
            <w:left w:val="none" w:sz="0" w:space="0" w:color="auto"/>
            <w:bottom w:val="none" w:sz="0" w:space="0" w:color="auto"/>
            <w:right w:val="none" w:sz="0" w:space="0" w:color="auto"/>
          </w:divBdr>
        </w:div>
      </w:divsChild>
    </w:div>
    <w:div w:id="1440831121">
      <w:bodyDiv w:val="1"/>
      <w:marLeft w:val="0"/>
      <w:marRight w:val="0"/>
      <w:marTop w:val="0"/>
      <w:marBottom w:val="0"/>
      <w:divBdr>
        <w:top w:val="none" w:sz="0" w:space="0" w:color="auto"/>
        <w:left w:val="none" w:sz="0" w:space="0" w:color="auto"/>
        <w:bottom w:val="none" w:sz="0" w:space="0" w:color="auto"/>
        <w:right w:val="none" w:sz="0" w:space="0" w:color="auto"/>
      </w:divBdr>
      <w:divsChild>
        <w:div w:id="42751921">
          <w:marLeft w:val="274"/>
          <w:marRight w:val="0"/>
          <w:marTop w:val="0"/>
          <w:marBottom w:val="0"/>
          <w:divBdr>
            <w:top w:val="none" w:sz="0" w:space="0" w:color="auto"/>
            <w:left w:val="none" w:sz="0" w:space="0" w:color="auto"/>
            <w:bottom w:val="none" w:sz="0" w:space="0" w:color="auto"/>
            <w:right w:val="none" w:sz="0" w:space="0" w:color="auto"/>
          </w:divBdr>
        </w:div>
      </w:divsChild>
    </w:div>
    <w:div w:id="1499612743">
      <w:bodyDiv w:val="1"/>
      <w:marLeft w:val="0"/>
      <w:marRight w:val="0"/>
      <w:marTop w:val="0"/>
      <w:marBottom w:val="0"/>
      <w:divBdr>
        <w:top w:val="none" w:sz="0" w:space="0" w:color="auto"/>
        <w:left w:val="none" w:sz="0" w:space="0" w:color="auto"/>
        <w:bottom w:val="none" w:sz="0" w:space="0" w:color="auto"/>
        <w:right w:val="none" w:sz="0" w:space="0" w:color="auto"/>
      </w:divBdr>
    </w:div>
    <w:div w:id="1529752935">
      <w:bodyDiv w:val="1"/>
      <w:marLeft w:val="0"/>
      <w:marRight w:val="0"/>
      <w:marTop w:val="0"/>
      <w:marBottom w:val="0"/>
      <w:divBdr>
        <w:top w:val="none" w:sz="0" w:space="0" w:color="auto"/>
        <w:left w:val="none" w:sz="0" w:space="0" w:color="auto"/>
        <w:bottom w:val="none" w:sz="0" w:space="0" w:color="auto"/>
        <w:right w:val="none" w:sz="0" w:space="0" w:color="auto"/>
      </w:divBdr>
    </w:div>
    <w:div w:id="1660109420">
      <w:bodyDiv w:val="1"/>
      <w:marLeft w:val="0"/>
      <w:marRight w:val="0"/>
      <w:marTop w:val="0"/>
      <w:marBottom w:val="0"/>
      <w:divBdr>
        <w:top w:val="none" w:sz="0" w:space="0" w:color="auto"/>
        <w:left w:val="none" w:sz="0" w:space="0" w:color="auto"/>
        <w:bottom w:val="none" w:sz="0" w:space="0" w:color="auto"/>
        <w:right w:val="none" w:sz="0" w:space="0" w:color="auto"/>
      </w:divBdr>
    </w:div>
    <w:div w:id="1822303701">
      <w:bodyDiv w:val="1"/>
      <w:marLeft w:val="0"/>
      <w:marRight w:val="0"/>
      <w:marTop w:val="0"/>
      <w:marBottom w:val="0"/>
      <w:divBdr>
        <w:top w:val="none" w:sz="0" w:space="0" w:color="auto"/>
        <w:left w:val="none" w:sz="0" w:space="0" w:color="auto"/>
        <w:bottom w:val="none" w:sz="0" w:space="0" w:color="auto"/>
        <w:right w:val="none" w:sz="0" w:space="0" w:color="auto"/>
      </w:divBdr>
    </w:div>
    <w:div w:id="1959139698">
      <w:bodyDiv w:val="1"/>
      <w:marLeft w:val="0"/>
      <w:marRight w:val="0"/>
      <w:marTop w:val="0"/>
      <w:marBottom w:val="0"/>
      <w:divBdr>
        <w:top w:val="none" w:sz="0" w:space="0" w:color="auto"/>
        <w:left w:val="none" w:sz="0" w:space="0" w:color="auto"/>
        <w:bottom w:val="none" w:sz="0" w:space="0" w:color="auto"/>
        <w:right w:val="none" w:sz="0" w:space="0" w:color="auto"/>
      </w:divBdr>
      <w:divsChild>
        <w:div w:id="594215384">
          <w:marLeft w:val="374"/>
          <w:marRight w:val="0"/>
          <w:marTop w:val="0"/>
          <w:marBottom w:val="0"/>
          <w:divBdr>
            <w:top w:val="none" w:sz="0" w:space="0" w:color="auto"/>
            <w:left w:val="none" w:sz="0" w:space="0" w:color="auto"/>
            <w:bottom w:val="none" w:sz="0" w:space="0" w:color="auto"/>
            <w:right w:val="none" w:sz="0" w:space="0" w:color="auto"/>
          </w:divBdr>
        </w:div>
        <w:div w:id="648285485">
          <w:marLeft w:val="374"/>
          <w:marRight w:val="0"/>
          <w:marTop w:val="0"/>
          <w:marBottom w:val="0"/>
          <w:divBdr>
            <w:top w:val="none" w:sz="0" w:space="0" w:color="auto"/>
            <w:left w:val="none" w:sz="0" w:space="0" w:color="auto"/>
            <w:bottom w:val="none" w:sz="0" w:space="0" w:color="auto"/>
            <w:right w:val="none" w:sz="0" w:space="0" w:color="auto"/>
          </w:divBdr>
        </w:div>
        <w:div w:id="825701843">
          <w:marLeft w:val="374"/>
          <w:marRight w:val="0"/>
          <w:marTop w:val="0"/>
          <w:marBottom w:val="0"/>
          <w:divBdr>
            <w:top w:val="none" w:sz="0" w:space="0" w:color="auto"/>
            <w:left w:val="none" w:sz="0" w:space="0" w:color="auto"/>
            <w:bottom w:val="none" w:sz="0" w:space="0" w:color="auto"/>
            <w:right w:val="none" w:sz="0" w:space="0" w:color="auto"/>
          </w:divBdr>
        </w:div>
        <w:div w:id="1168709029">
          <w:marLeft w:val="374"/>
          <w:marRight w:val="0"/>
          <w:marTop w:val="0"/>
          <w:marBottom w:val="0"/>
          <w:divBdr>
            <w:top w:val="none" w:sz="0" w:space="0" w:color="auto"/>
            <w:left w:val="none" w:sz="0" w:space="0" w:color="auto"/>
            <w:bottom w:val="none" w:sz="0" w:space="0" w:color="auto"/>
            <w:right w:val="none" w:sz="0" w:space="0" w:color="auto"/>
          </w:divBdr>
        </w:div>
        <w:div w:id="1535927903">
          <w:marLeft w:val="374"/>
          <w:marRight w:val="0"/>
          <w:marTop w:val="0"/>
          <w:marBottom w:val="0"/>
          <w:divBdr>
            <w:top w:val="none" w:sz="0" w:space="0" w:color="auto"/>
            <w:left w:val="none" w:sz="0" w:space="0" w:color="auto"/>
            <w:bottom w:val="none" w:sz="0" w:space="0" w:color="auto"/>
            <w:right w:val="none" w:sz="0" w:space="0" w:color="auto"/>
          </w:divBdr>
        </w:div>
        <w:div w:id="1619069199">
          <w:marLeft w:val="374"/>
          <w:marRight w:val="0"/>
          <w:marTop w:val="0"/>
          <w:marBottom w:val="0"/>
          <w:divBdr>
            <w:top w:val="none" w:sz="0" w:space="0" w:color="auto"/>
            <w:left w:val="none" w:sz="0" w:space="0" w:color="auto"/>
            <w:bottom w:val="none" w:sz="0" w:space="0" w:color="auto"/>
            <w:right w:val="none" w:sz="0" w:space="0" w:color="auto"/>
          </w:divBdr>
        </w:div>
        <w:div w:id="1712879838">
          <w:marLeft w:val="374"/>
          <w:marRight w:val="0"/>
          <w:marTop w:val="0"/>
          <w:marBottom w:val="0"/>
          <w:divBdr>
            <w:top w:val="none" w:sz="0" w:space="0" w:color="auto"/>
            <w:left w:val="none" w:sz="0" w:space="0" w:color="auto"/>
            <w:bottom w:val="none" w:sz="0" w:space="0" w:color="auto"/>
            <w:right w:val="none" w:sz="0" w:space="0" w:color="auto"/>
          </w:divBdr>
        </w:div>
        <w:div w:id="1997370682">
          <w:marLeft w:val="374"/>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allowPNG/>
</w: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13" Target="media/image3.png" Type="http://schemas.openxmlformats.org/officeDocument/2006/relationships/image" /><Relationship Id="rId18" Target="media/image7.png" Type="http://schemas.openxmlformats.org/officeDocument/2006/relationships/image" /><Relationship Id="rId12" Target="media/image2.emf" Type="http://schemas.openxmlformats.org/officeDocument/2006/relationships/image" /><Relationship Id="rId17" Target="media/image6.png" Type="http://schemas.openxmlformats.org/officeDocument/2006/relationships/image" /><Relationship Id="rId29" Target="footer1.xml" Type="http://schemas.openxmlformats.org/officeDocument/2006/relationships/footer" /><Relationship Id="rId15" Target="media/image5.png" Type="http://schemas.openxmlformats.org/officeDocument/2006/relationships/image" /><Relationship Id="rId28" Target="header1.xml" Type="http://schemas.openxmlformats.org/officeDocument/2006/relationships/header" /><Relationship Id="rId10" Target="media/image1.png" Type="http://schemas.openxmlformats.org/officeDocument/2006/relationships/image" /><Relationship Id="rId19" Target="media/image8.png" Type="http://schemas.openxmlformats.org/officeDocument/2006/relationships/image" /><Relationship Id="rId31" Target="footer3.xml" Type="http://schemas.openxmlformats.org/officeDocument/2006/relationships/footer" /><Relationship Id="rId14" Target="media/image4.png" Type="http://schemas.openxmlformats.org/officeDocument/2006/relationships/image" /><Relationship Id="rId30" Target="footer2.xml" Type="http://schemas.openxmlformats.org/officeDocument/2006/relationships/footer"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54" Target="media/rId54.png" /><Relationship Type="http://schemas.openxmlformats.org/officeDocument/2006/relationships/hyperlink" Id="rId120" Target="https://developer.mozilla.org/en-US/docs/Web/CSS/Using_CSS_custom_properties" TargetMode="External" /><Relationship Type="http://schemas.openxmlformats.org/officeDocument/2006/relationships/hyperlink" Id="rId114" Target="https://discordapp.com/invite/aem" TargetMode="External" /><Relationship Type="http://schemas.openxmlformats.org/officeDocument/2006/relationships/hyperlink" Id="rId112" Target="https://github.com/acs-ui/eds-multi-brand" TargetMode="External" /><Relationship Type="http://schemas.openxmlformats.org/officeDocument/2006/relationships/hyperlink" Id="rId113" Target="https://github.com/acs-ui/eds-multi-brand/docs" TargetMode="External" /><Relationship Type="http://schemas.openxmlformats.org/officeDocument/2006/relationships/hyperlink" Id="rId118" Target="https://github.com/adobe/aem-boilerplate" TargetMode="External" /><Relationship Type="http://schemas.openxmlformats.org/officeDocument/2006/relationships/hyperlink" Id="rId116" Target="https://github.com/adobe/helix-cli" TargetMode="External" /><Relationship Type="http://schemas.openxmlformats.org/officeDocument/2006/relationships/hyperlink" Id="rId117" Target="https://github.com/apps/aem-code-sync" TargetMode="External" /><Relationship Type="http://schemas.openxmlformats.org/officeDocument/2006/relationships/hyperlink" Id="rId123" Target="https://micro-frontends.org/" TargetMode="External" /><Relationship Type="http://schemas.openxmlformats.org/officeDocument/2006/relationships/hyperlink" Id="rId108" Target="https://www.aem.live/developer/anatomy-of-a-project" TargetMode="External" /><Relationship Type="http://schemas.openxmlformats.org/officeDocument/2006/relationships/hyperlink" Id="rId109" Target="https://www.aem.live/developer/keeping-it-100" TargetMode="External" /><Relationship Type="http://schemas.openxmlformats.org/officeDocument/2006/relationships/hyperlink" Id="rId110" Target="https://www.aem.live/developer/markup-sections-blocks" TargetMode="External" /><Relationship Type="http://schemas.openxmlformats.org/officeDocument/2006/relationships/hyperlink" Id="rId107" Target="https://www.aem.live/developer/tutorial" TargetMode="External" /><Relationship Type="http://schemas.openxmlformats.org/officeDocument/2006/relationships/hyperlink" Id="rId106" Target="https://www.aem.live/docs/" TargetMode="External" /><Relationship Type="http://schemas.openxmlformats.org/officeDocument/2006/relationships/hyperlink" Id="rId121" Target="https://www.componentdriven.org/" TargetMode="External" /><Relationship Type="http://schemas.openxmlformats.org/officeDocument/2006/relationships/hyperlink" Id="rId122" Target="https://www.designsystems.com/" TargetMode="External" /></Relationships>
</file>

<file path=word/_rels/footnotes.xml.rels><?xml version="1.0" encoding="UTF-8"?><Relationships xmlns="http://schemas.openxmlformats.org/package/2006/relationships"><Relationship Type="http://schemas.openxmlformats.org/officeDocument/2006/relationships/hyperlink" Id="rId120" Target="https://developer.mozilla.org/en-US/docs/Web/CSS/Using_CSS_custom_properties" TargetMode="External" /><Relationship Type="http://schemas.openxmlformats.org/officeDocument/2006/relationships/hyperlink" Id="rId114" Target="https://discordapp.com/invite/aem" TargetMode="External" /><Relationship Type="http://schemas.openxmlformats.org/officeDocument/2006/relationships/hyperlink" Id="rId112" Target="https://github.com/acs-ui/eds-multi-brand" TargetMode="External" /><Relationship Type="http://schemas.openxmlformats.org/officeDocument/2006/relationships/hyperlink" Id="rId113" Target="https://github.com/acs-ui/eds-multi-brand/docs" TargetMode="External" /><Relationship Type="http://schemas.openxmlformats.org/officeDocument/2006/relationships/hyperlink" Id="rId118" Target="https://github.com/adobe/aem-boilerplate" TargetMode="External" /><Relationship Type="http://schemas.openxmlformats.org/officeDocument/2006/relationships/hyperlink" Id="rId116" Target="https://github.com/adobe/helix-cli" TargetMode="External" /><Relationship Type="http://schemas.openxmlformats.org/officeDocument/2006/relationships/hyperlink" Id="rId117" Target="https://github.com/apps/aem-code-sync" TargetMode="External" /><Relationship Type="http://schemas.openxmlformats.org/officeDocument/2006/relationships/hyperlink" Id="rId123" Target="https://micro-frontends.org/" TargetMode="External" /><Relationship Type="http://schemas.openxmlformats.org/officeDocument/2006/relationships/hyperlink" Id="rId108" Target="https://www.aem.live/developer/anatomy-of-a-project" TargetMode="External" /><Relationship Type="http://schemas.openxmlformats.org/officeDocument/2006/relationships/hyperlink" Id="rId109" Target="https://www.aem.live/developer/keeping-it-100" TargetMode="External" /><Relationship Type="http://schemas.openxmlformats.org/officeDocument/2006/relationships/hyperlink" Id="rId110" Target="https://www.aem.live/developer/markup-sections-blocks" TargetMode="External" /><Relationship Type="http://schemas.openxmlformats.org/officeDocument/2006/relationships/hyperlink" Id="rId107" Target="https://www.aem.live/developer/tutorial" TargetMode="External" /><Relationship Type="http://schemas.openxmlformats.org/officeDocument/2006/relationships/hyperlink" Id="rId106" Target="https://www.aem.live/docs/" TargetMode="External" /><Relationship Type="http://schemas.openxmlformats.org/officeDocument/2006/relationships/hyperlink" Id="rId121" Target="https://www.componentdriven.org/" TargetMode="External" /><Relationship Type="http://schemas.openxmlformats.org/officeDocument/2006/relationships/hyperlink" Id="rId122" Target="https://www.designsystem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3386</Words>
  <Characters>19306</Characters>
  <Application>Microsoft Office Word</Application>
  <DocSecurity>0</DocSecurity>
  <Lines>160</Lines>
  <Paragraphs>45</Paragraphs>
  <ScaleCrop>false</ScaleCrop>
  <Company/>
  <LinksUpToDate>false</LinksUpToDate>
  <CharactersWithSpaces>22647</CharactersWithSpaces>
  <SharedDoc>false</SharedDoc>
  <HLinks>
    <vt:vector size="246" baseType="variant">
      <vt:variant>
        <vt:i4>1376276</vt:i4>
      </vt:variant>
      <vt:variant>
        <vt:i4>222</vt:i4>
      </vt:variant>
      <vt:variant>
        <vt:i4>0</vt:i4>
      </vt:variant>
      <vt:variant>
        <vt:i4>5</vt:i4>
      </vt:variant>
      <vt:variant>
        <vt:lpwstr>https://dev.to/damikun/web-app-security-understanding-the-meaning-of-the-bff-pattern-i85</vt:lpwstr>
      </vt:variant>
      <vt:variant>
        <vt:lpwstr/>
      </vt:variant>
      <vt:variant>
        <vt:i4>5242892</vt:i4>
      </vt:variant>
      <vt:variant>
        <vt:i4>219</vt:i4>
      </vt:variant>
      <vt:variant>
        <vt:i4>0</vt:i4>
      </vt:variant>
      <vt:variant>
        <vt:i4>5</vt:i4>
      </vt:variant>
      <vt:variant>
        <vt:lpwstr>https://jscrambler.com/blog/web-workers-and-the-threads-that-bind-us</vt:lpwstr>
      </vt:variant>
      <vt:variant>
        <vt:lpwstr/>
      </vt:variant>
      <vt:variant>
        <vt:i4>4390934</vt:i4>
      </vt:variant>
      <vt:variant>
        <vt:i4>216</vt:i4>
      </vt:variant>
      <vt:variant>
        <vt:i4>0</vt:i4>
      </vt:variant>
      <vt:variant>
        <vt:i4>5</vt:i4>
      </vt:variant>
      <vt:variant>
        <vt:lpwstr>https://www.sitepoint.com/a-beginners-guide-to-the-micro-front-end-architecture/</vt:lpwstr>
      </vt:variant>
      <vt:variant>
        <vt:lpwstr/>
      </vt:variant>
      <vt:variant>
        <vt:i4>1179731</vt:i4>
      </vt:variant>
      <vt:variant>
        <vt:i4>213</vt:i4>
      </vt:variant>
      <vt:variant>
        <vt:i4>0</vt:i4>
      </vt:variant>
      <vt:variant>
        <vt:i4>5</vt:i4>
      </vt:variant>
      <vt:variant>
        <vt:lpwstr>https://www.simform.com/blog/micro-frontend-architecture/</vt:lpwstr>
      </vt:variant>
      <vt:variant>
        <vt:lpwstr/>
      </vt:variant>
      <vt:variant>
        <vt:i4>7274539</vt:i4>
      </vt:variant>
      <vt:variant>
        <vt:i4>210</vt:i4>
      </vt:variant>
      <vt:variant>
        <vt:i4>0</vt:i4>
      </vt:variant>
      <vt:variant>
        <vt:i4>5</vt:i4>
      </vt:variant>
      <vt:variant>
        <vt:lpwstr>https://www.mindinventory.com/blog/micro-frontend-architecture/</vt:lpwstr>
      </vt:variant>
      <vt:variant>
        <vt:lpwstr/>
      </vt:variant>
      <vt:variant>
        <vt:i4>1376276</vt:i4>
      </vt:variant>
      <vt:variant>
        <vt:i4>207</vt:i4>
      </vt:variant>
      <vt:variant>
        <vt:i4>0</vt:i4>
      </vt:variant>
      <vt:variant>
        <vt:i4>5</vt:i4>
      </vt:variant>
      <vt:variant>
        <vt:lpwstr>https://dev.to/damikun/web-app-security-understanding-the-meaning-of-the-bff-pattern-i85</vt:lpwstr>
      </vt:variant>
      <vt:variant>
        <vt:lpwstr/>
      </vt:variant>
      <vt:variant>
        <vt:i4>5242892</vt:i4>
      </vt:variant>
      <vt:variant>
        <vt:i4>204</vt:i4>
      </vt:variant>
      <vt:variant>
        <vt:i4>0</vt:i4>
      </vt:variant>
      <vt:variant>
        <vt:i4>5</vt:i4>
      </vt:variant>
      <vt:variant>
        <vt:lpwstr>https://jscrambler.com/blog/web-workers-and-the-threads-that-bind-us</vt:lpwstr>
      </vt:variant>
      <vt:variant>
        <vt:lpwstr/>
      </vt:variant>
      <vt:variant>
        <vt:i4>7274539</vt:i4>
      </vt:variant>
      <vt:variant>
        <vt:i4>201</vt:i4>
      </vt:variant>
      <vt:variant>
        <vt:i4>0</vt:i4>
      </vt:variant>
      <vt:variant>
        <vt:i4>5</vt:i4>
      </vt:variant>
      <vt:variant>
        <vt:lpwstr>https://www.mindinventory.com/blog/micro-frontend-architecture/</vt:lpwstr>
      </vt:variant>
      <vt:variant>
        <vt:lpwstr/>
      </vt:variant>
      <vt:variant>
        <vt:i4>1245244</vt:i4>
      </vt:variant>
      <vt:variant>
        <vt:i4>194</vt:i4>
      </vt:variant>
      <vt:variant>
        <vt:i4>0</vt:i4>
      </vt:variant>
      <vt:variant>
        <vt:i4>5</vt:i4>
      </vt:variant>
      <vt:variant>
        <vt:lpwstr/>
      </vt:variant>
      <vt:variant>
        <vt:lpwstr>_Toc141784436</vt:lpwstr>
      </vt:variant>
      <vt:variant>
        <vt:i4>1245244</vt:i4>
      </vt:variant>
      <vt:variant>
        <vt:i4>188</vt:i4>
      </vt:variant>
      <vt:variant>
        <vt:i4>0</vt:i4>
      </vt:variant>
      <vt:variant>
        <vt:i4>5</vt:i4>
      </vt:variant>
      <vt:variant>
        <vt:lpwstr/>
      </vt:variant>
      <vt:variant>
        <vt:lpwstr>_Toc141784435</vt:lpwstr>
      </vt:variant>
      <vt:variant>
        <vt:i4>1245244</vt:i4>
      </vt:variant>
      <vt:variant>
        <vt:i4>182</vt:i4>
      </vt:variant>
      <vt:variant>
        <vt:i4>0</vt:i4>
      </vt:variant>
      <vt:variant>
        <vt:i4>5</vt:i4>
      </vt:variant>
      <vt:variant>
        <vt:lpwstr/>
      </vt:variant>
      <vt:variant>
        <vt:lpwstr>_Toc141784434</vt:lpwstr>
      </vt:variant>
      <vt:variant>
        <vt:i4>1245244</vt:i4>
      </vt:variant>
      <vt:variant>
        <vt:i4>176</vt:i4>
      </vt:variant>
      <vt:variant>
        <vt:i4>0</vt:i4>
      </vt:variant>
      <vt:variant>
        <vt:i4>5</vt:i4>
      </vt:variant>
      <vt:variant>
        <vt:lpwstr/>
      </vt:variant>
      <vt:variant>
        <vt:lpwstr>_Toc141784433</vt:lpwstr>
      </vt:variant>
      <vt:variant>
        <vt:i4>1245244</vt:i4>
      </vt:variant>
      <vt:variant>
        <vt:i4>170</vt:i4>
      </vt:variant>
      <vt:variant>
        <vt:i4>0</vt:i4>
      </vt:variant>
      <vt:variant>
        <vt:i4>5</vt:i4>
      </vt:variant>
      <vt:variant>
        <vt:lpwstr/>
      </vt:variant>
      <vt:variant>
        <vt:lpwstr>_Toc141784432</vt:lpwstr>
      </vt:variant>
      <vt:variant>
        <vt:i4>1245244</vt:i4>
      </vt:variant>
      <vt:variant>
        <vt:i4>164</vt:i4>
      </vt:variant>
      <vt:variant>
        <vt:i4>0</vt:i4>
      </vt:variant>
      <vt:variant>
        <vt:i4>5</vt:i4>
      </vt:variant>
      <vt:variant>
        <vt:lpwstr/>
      </vt:variant>
      <vt:variant>
        <vt:lpwstr>_Toc141784431</vt:lpwstr>
      </vt:variant>
      <vt:variant>
        <vt:i4>1245244</vt:i4>
      </vt:variant>
      <vt:variant>
        <vt:i4>158</vt:i4>
      </vt:variant>
      <vt:variant>
        <vt:i4>0</vt:i4>
      </vt:variant>
      <vt:variant>
        <vt:i4>5</vt:i4>
      </vt:variant>
      <vt:variant>
        <vt:lpwstr/>
      </vt:variant>
      <vt:variant>
        <vt:lpwstr>_Toc141784430</vt:lpwstr>
      </vt:variant>
      <vt:variant>
        <vt:i4>1179708</vt:i4>
      </vt:variant>
      <vt:variant>
        <vt:i4>152</vt:i4>
      </vt:variant>
      <vt:variant>
        <vt:i4>0</vt:i4>
      </vt:variant>
      <vt:variant>
        <vt:i4>5</vt:i4>
      </vt:variant>
      <vt:variant>
        <vt:lpwstr/>
      </vt:variant>
      <vt:variant>
        <vt:lpwstr>_Toc141784429</vt:lpwstr>
      </vt:variant>
      <vt:variant>
        <vt:i4>1179708</vt:i4>
      </vt:variant>
      <vt:variant>
        <vt:i4>146</vt:i4>
      </vt:variant>
      <vt:variant>
        <vt:i4>0</vt:i4>
      </vt:variant>
      <vt:variant>
        <vt:i4>5</vt:i4>
      </vt:variant>
      <vt:variant>
        <vt:lpwstr/>
      </vt:variant>
      <vt:variant>
        <vt:lpwstr>_Toc141784428</vt:lpwstr>
      </vt:variant>
      <vt:variant>
        <vt:i4>1179708</vt:i4>
      </vt:variant>
      <vt:variant>
        <vt:i4>140</vt:i4>
      </vt:variant>
      <vt:variant>
        <vt:i4>0</vt:i4>
      </vt:variant>
      <vt:variant>
        <vt:i4>5</vt:i4>
      </vt:variant>
      <vt:variant>
        <vt:lpwstr/>
      </vt:variant>
      <vt:variant>
        <vt:lpwstr>_Toc141784427</vt:lpwstr>
      </vt:variant>
      <vt:variant>
        <vt:i4>1179708</vt:i4>
      </vt:variant>
      <vt:variant>
        <vt:i4>134</vt:i4>
      </vt:variant>
      <vt:variant>
        <vt:i4>0</vt:i4>
      </vt:variant>
      <vt:variant>
        <vt:i4>5</vt:i4>
      </vt:variant>
      <vt:variant>
        <vt:lpwstr/>
      </vt:variant>
      <vt:variant>
        <vt:lpwstr>_Toc141784426</vt:lpwstr>
      </vt:variant>
      <vt:variant>
        <vt:i4>1179708</vt:i4>
      </vt:variant>
      <vt:variant>
        <vt:i4>128</vt:i4>
      </vt:variant>
      <vt:variant>
        <vt:i4>0</vt:i4>
      </vt:variant>
      <vt:variant>
        <vt:i4>5</vt:i4>
      </vt:variant>
      <vt:variant>
        <vt:lpwstr/>
      </vt:variant>
      <vt:variant>
        <vt:lpwstr>_Toc141784425</vt:lpwstr>
      </vt:variant>
      <vt:variant>
        <vt:i4>1179708</vt:i4>
      </vt:variant>
      <vt:variant>
        <vt:i4>122</vt:i4>
      </vt:variant>
      <vt:variant>
        <vt:i4>0</vt:i4>
      </vt:variant>
      <vt:variant>
        <vt:i4>5</vt:i4>
      </vt:variant>
      <vt:variant>
        <vt:lpwstr/>
      </vt:variant>
      <vt:variant>
        <vt:lpwstr>_Toc141784424</vt:lpwstr>
      </vt:variant>
      <vt:variant>
        <vt:i4>1179708</vt:i4>
      </vt:variant>
      <vt:variant>
        <vt:i4>116</vt:i4>
      </vt:variant>
      <vt:variant>
        <vt:i4>0</vt:i4>
      </vt:variant>
      <vt:variant>
        <vt:i4>5</vt:i4>
      </vt:variant>
      <vt:variant>
        <vt:lpwstr/>
      </vt:variant>
      <vt:variant>
        <vt:lpwstr>_Toc141784423</vt:lpwstr>
      </vt:variant>
      <vt:variant>
        <vt:i4>1179708</vt:i4>
      </vt:variant>
      <vt:variant>
        <vt:i4>110</vt:i4>
      </vt:variant>
      <vt:variant>
        <vt:i4>0</vt:i4>
      </vt:variant>
      <vt:variant>
        <vt:i4>5</vt:i4>
      </vt:variant>
      <vt:variant>
        <vt:lpwstr/>
      </vt:variant>
      <vt:variant>
        <vt:lpwstr>_Toc141784422</vt:lpwstr>
      </vt:variant>
      <vt:variant>
        <vt:i4>1179708</vt:i4>
      </vt:variant>
      <vt:variant>
        <vt:i4>104</vt:i4>
      </vt:variant>
      <vt:variant>
        <vt:i4>0</vt:i4>
      </vt:variant>
      <vt:variant>
        <vt:i4>5</vt:i4>
      </vt:variant>
      <vt:variant>
        <vt:lpwstr/>
      </vt:variant>
      <vt:variant>
        <vt:lpwstr>_Toc141784421</vt:lpwstr>
      </vt:variant>
      <vt:variant>
        <vt:i4>1179708</vt:i4>
      </vt:variant>
      <vt:variant>
        <vt:i4>98</vt:i4>
      </vt:variant>
      <vt:variant>
        <vt:i4>0</vt:i4>
      </vt:variant>
      <vt:variant>
        <vt:i4>5</vt:i4>
      </vt:variant>
      <vt:variant>
        <vt:lpwstr/>
      </vt:variant>
      <vt:variant>
        <vt:lpwstr>_Toc141784420</vt:lpwstr>
      </vt:variant>
      <vt:variant>
        <vt:i4>1114172</vt:i4>
      </vt:variant>
      <vt:variant>
        <vt:i4>92</vt:i4>
      </vt:variant>
      <vt:variant>
        <vt:i4>0</vt:i4>
      </vt:variant>
      <vt:variant>
        <vt:i4>5</vt:i4>
      </vt:variant>
      <vt:variant>
        <vt:lpwstr/>
      </vt:variant>
      <vt:variant>
        <vt:lpwstr>_Toc141784419</vt:lpwstr>
      </vt:variant>
      <vt:variant>
        <vt:i4>1114172</vt:i4>
      </vt:variant>
      <vt:variant>
        <vt:i4>86</vt:i4>
      </vt:variant>
      <vt:variant>
        <vt:i4>0</vt:i4>
      </vt:variant>
      <vt:variant>
        <vt:i4>5</vt:i4>
      </vt:variant>
      <vt:variant>
        <vt:lpwstr/>
      </vt:variant>
      <vt:variant>
        <vt:lpwstr>_Toc141784418</vt:lpwstr>
      </vt:variant>
      <vt:variant>
        <vt:i4>1114172</vt:i4>
      </vt:variant>
      <vt:variant>
        <vt:i4>80</vt:i4>
      </vt:variant>
      <vt:variant>
        <vt:i4>0</vt:i4>
      </vt:variant>
      <vt:variant>
        <vt:i4>5</vt:i4>
      </vt:variant>
      <vt:variant>
        <vt:lpwstr/>
      </vt:variant>
      <vt:variant>
        <vt:lpwstr>_Toc141784417</vt:lpwstr>
      </vt:variant>
      <vt:variant>
        <vt:i4>1114172</vt:i4>
      </vt:variant>
      <vt:variant>
        <vt:i4>74</vt:i4>
      </vt:variant>
      <vt:variant>
        <vt:i4>0</vt:i4>
      </vt:variant>
      <vt:variant>
        <vt:i4>5</vt:i4>
      </vt:variant>
      <vt:variant>
        <vt:lpwstr/>
      </vt:variant>
      <vt:variant>
        <vt:lpwstr>_Toc141784416</vt:lpwstr>
      </vt:variant>
      <vt:variant>
        <vt:i4>1114172</vt:i4>
      </vt:variant>
      <vt:variant>
        <vt:i4>68</vt:i4>
      </vt:variant>
      <vt:variant>
        <vt:i4>0</vt:i4>
      </vt:variant>
      <vt:variant>
        <vt:i4>5</vt:i4>
      </vt:variant>
      <vt:variant>
        <vt:lpwstr/>
      </vt:variant>
      <vt:variant>
        <vt:lpwstr>_Toc141784415</vt:lpwstr>
      </vt:variant>
      <vt:variant>
        <vt:i4>1114172</vt:i4>
      </vt:variant>
      <vt:variant>
        <vt:i4>62</vt:i4>
      </vt:variant>
      <vt:variant>
        <vt:i4>0</vt:i4>
      </vt:variant>
      <vt:variant>
        <vt:i4>5</vt:i4>
      </vt:variant>
      <vt:variant>
        <vt:lpwstr/>
      </vt:variant>
      <vt:variant>
        <vt:lpwstr>_Toc141784414</vt:lpwstr>
      </vt:variant>
      <vt:variant>
        <vt:i4>1114172</vt:i4>
      </vt:variant>
      <vt:variant>
        <vt:i4>56</vt:i4>
      </vt:variant>
      <vt:variant>
        <vt:i4>0</vt:i4>
      </vt:variant>
      <vt:variant>
        <vt:i4>5</vt:i4>
      </vt:variant>
      <vt:variant>
        <vt:lpwstr/>
      </vt:variant>
      <vt:variant>
        <vt:lpwstr>_Toc141784413</vt:lpwstr>
      </vt:variant>
      <vt:variant>
        <vt:i4>1114172</vt:i4>
      </vt:variant>
      <vt:variant>
        <vt:i4>50</vt:i4>
      </vt:variant>
      <vt:variant>
        <vt:i4>0</vt:i4>
      </vt:variant>
      <vt:variant>
        <vt:i4>5</vt:i4>
      </vt:variant>
      <vt:variant>
        <vt:lpwstr/>
      </vt:variant>
      <vt:variant>
        <vt:lpwstr>_Toc141784412</vt:lpwstr>
      </vt:variant>
      <vt:variant>
        <vt:i4>1114172</vt:i4>
      </vt:variant>
      <vt:variant>
        <vt:i4>44</vt:i4>
      </vt:variant>
      <vt:variant>
        <vt:i4>0</vt:i4>
      </vt:variant>
      <vt:variant>
        <vt:i4>5</vt:i4>
      </vt:variant>
      <vt:variant>
        <vt:lpwstr/>
      </vt:variant>
      <vt:variant>
        <vt:lpwstr>_Toc141784411</vt:lpwstr>
      </vt:variant>
      <vt:variant>
        <vt:i4>1114172</vt:i4>
      </vt:variant>
      <vt:variant>
        <vt:i4>38</vt:i4>
      </vt:variant>
      <vt:variant>
        <vt:i4>0</vt:i4>
      </vt:variant>
      <vt:variant>
        <vt:i4>5</vt:i4>
      </vt:variant>
      <vt:variant>
        <vt:lpwstr/>
      </vt:variant>
      <vt:variant>
        <vt:lpwstr>_Toc141784410</vt:lpwstr>
      </vt:variant>
      <vt:variant>
        <vt:i4>1048636</vt:i4>
      </vt:variant>
      <vt:variant>
        <vt:i4>32</vt:i4>
      </vt:variant>
      <vt:variant>
        <vt:i4>0</vt:i4>
      </vt:variant>
      <vt:variant>
        <vt:i4>5</vt:i4>
      </vt:variant>
      <vt:variant>
        <vt:lpwstr/>
      </vt:variant>
      <vt:variant>
        <vt:lpwstr>_Toc141784409</vt:lpwstr>
      </vt:variant>
      <vt:variant>
        <vt:i4>1048636</vt:i4>
      </vt:variant>
      <vt:variant>
        <vt:i4>26</vt:i4>
      </vt:variant>
      <vt:variant>
        <vt:i4>0</vt:i4>
      </vt:variant>
      <vt:variant>
        <vt:i4>5</vt:i4>
      </vt:variant>
      <vt:variant>
        <vt:lpwstr/>
      </vt:variant>
      <vt:variant>
        <vt:lpwstr>_Toc141784408</vt:lpwstr>
      </vt:variant>
      <vt:variant>
        <vt:i4>1048636</vt:i4>
      </vt:variant>
      <vt:variant>
        <vt:i4>20</vt:i4>
      </vt:variant>
      <vt:variant>
        <vt:i4>0</vt:i4>
      </vt:variant>
      <vt:variant>
        <vt:i4>5</vt:i4>
      </vt:variant>
      <vt:variant>
        <vt:lpwstr/>
      </vt:variant>
      <vt:variant>
        <vt:lpwstr>_Toc141784407</vt:lpwstr>
      </vt:variant>
      <vt:variant>
        <vt:i4>1048636</vt:i4>
      </vt:variant>
      <vt:variant>
        <vt:i4>14</vt:i4>
      </vt:variant>
      <vt:variant>
        <vt:i4>0</vt:i4>
      </vt:variant>
      <vt:variant>
        <vt:i4>5</vt:i4>
      </vt:variant>
      <vt:variant>
        <vt:lpwstr/>
      </vt:variant>
      <vt:variant>
        <vt:lpwstr>_Toc141784406</vt:lpwstr>
      </vt:variant>
      <vt:variant>
        <vt:i4>1048636</vt:i4>
      </vt:variant>
      <vt:variant>
        <vt:i4>8</vt:i4>
      </vt:variant>
      <vt:variant>
        <vt:i4>0</vt:i4>
      </vt:variant>
      <vt:variant>
        <vt:i4>5</vt:i4>
      </vt:variant>
      <vt:variant>
        <vt:lpwstr/>
      </vt:variant>
      <vt:variant>
        <vt:lpwstr>_Toc141784405</vt:lpwstr>
      </vt:variant>
      <vt:variant>
        <vt:i4>1048636</vt:i4>
      </vt:variant>
      <vt:variant>
        <vt:i4>2</vt:i4>
      </vt:variant>
      <vt:variant>
        <vt:i4>0</vt:i4>
      </vt:variant>
      <vt:variant>
        <vt:i4>5</vt:i4>
      </vt:variant>
      <vt:variant>
        <vt:lpwstr/>
      </vt:variant>
      <vt:variant>
        <vt:lpwstr>_Toc141784404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2025-07-16T12:03:41Z</dcterms:created>
  <dcterms:modified xsi:type="dcterms:W3CDTF">2025-07-16T12:03:41Z</dcterms:modified>
</cp:coreProperties>
</file>

<file path=docProps/custom.xml><?xml version="1.0" encoding="utf-8"?>
<Properties xmlns="http://schemas.openxmlformats.org/officeDocument/2006/custom-properties" xmlns:vt="http://schemas.openxmlformats.org/officeDocument/2006/docPropsVTypes"/>
</file>