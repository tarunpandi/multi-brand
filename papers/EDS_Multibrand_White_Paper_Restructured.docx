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image6.png" ContentType="image/png"/>
  <Override PartName="/word/media/image8.png" ContentType="image/png"/>
  <Override PartName="/word/media/image1.png" ContentType="image/png"/>
  <Override PartName="/word/media/image2.emf" ContentType="image/x-emf"/>
  <Override PartName="/word/media/image3.png" ContentType="image/png"/>
  <Override PartName="/word/media/image4.png" ContentType="image/png"/>
  <Override PartName="/word/media/image5.png" ContentType="image/png"/>
  <Override PartName="/word/media/image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Xde9a6b4269c5fd6941cb8be6cc1faed6e42588b"/>
    <w:p>
      <w:pPr>
        <w:pStyle w:val="Heading1"/>
      </w:pPr>
      <w:r>
        <w:t xml:space="preserve">EDS Multibrand: A Comprehensive Multi-Brand Architecture for Adobe Experience Manager</w:t>
      </w:r>
    </w:p>
    <w:bookmarkStart w:id="40" w:name="table-of-contents"/>
    <w:p>
      <w:pPr>
        <w:pStyle w:val="Heading2"/>
      </w:pPr>
      <w:r>
        <w:t xml:space="preserve">Table of Contents</w:t>
      </w:r>
    </w:p>
    <w:p>
      <w:pPr>
        <w:pStyle w:val="FirstParagraph"/>
      </w:pPr>
      <w:hyperlink w:anchor="introduction">
        <w:r>
          <w:rPr>
            <w:rStyle w:val="Hyperlink"/>
          </w:rPr>
          <w:t xml:space="preserve">1 Introduction</w:t>
        </w:r>
      </w:hyperlink>
      <w:r>
        <w:t xml:space="preserve"> </w:t>
      </w:r>
      <w:hyperlink w:anchor="overview-of-the-whitepaper">
        <w:r>
          <w:rPr>
            <w:rStyle w:val="Hyperlink"/>
          </w:rPr>
          <w:t xml:space="preserve">1.1 Overview of the whitepaper</w:t>
        </w:r>
      </w:hyperlink>
      <w:r>
        <w:t xml:space="preserve"> </w:t>
      </w:r>
      <w:hyperlink w:anchor="X5dceb4672f9e68d7e74948bf0cb9fc70bd47eae">
        <w:r>
          <w:rPr>
            <w:rStyle w:val="Hyperlink"/>
          </w:rPr>
          <w:t xml:space="preserve">1.2 Purpose and objectives of the Multi-Brand Architecture</w:t>
        </w:r>
      </w:hyperlink>
    </w:p>
    <w:p>
      <w:pPr>
        <w:pStyle w:val="BodyText"/>
      </w:pPr>
      <w:hyperlink w:anchor="understanding-multi-brand-architecture">
        <w:r>
          <w:rPr>
            <w:rStyle w:val="Hyperlink"/>
          </w:rPr>
          <w:t xml:space="preserve">2 Understanding Multi-Brand Architecture</w:t>
        </w:r>
      </w:hyperlink>
      <w:r>
        <w:t xml:space="preserve"> </w:t>
      </w:r>
      <w:hyperlink w:anchor="definition-of-multi-brand-architecture">
        <w:r>
          <w:rPr>
            <w:rStyle w:val="Hyperlink"/>
          </w:rPr>
          <w:t xml:space="preserve">2.1 Definition of Multi-Brand Architecture</w:t>
        </w:r>
      </w:hyperlink>
      <w:r>
        <w:t xml:space="preserve"> </w:t>
      </w:r>
      <w:hyperlink w:anchor="advantages-of-multi-brand-architecture">
        <w:r>
          <w:rPr>
            <w:rStyle w:val="Hyperlink"/>
          </w:rPr>
          <w:t xml:space="preserve">2.2 Advantages of Multi-Brand Architecture</w:t>
        </w:r>
      </w:hyperlink>
      <w:r>
        <w:t xml:space="preserve"> </w:t>
      </w:r>
      <w:hyperlink w:anchor="X41e4dadfff4407741a7d683c23b9109f39754f7">
        <w:r>
          <w:rPr>
            <w:rStyle w:val="Hyperlink"/>
          </w:rPr>
          <w:t xml:space="preserve">2.3 Key principles and components of Multi-Brand Architecture</w:t>
        </w:r>
      </w:hyperlink>
      <w:r>
        <w:t xml:space="preserve"> </w:t>
      </w:r>
      <w:hyperlink w:anchor="X84157dbd936ec4c6b5071200f66942e0fe95031">
        <w:r>
          <w:rPr>
            <w:rStyle w:val="Hyperlink"/>
          </w:rPr>
          <w:t xml:space="preserve">2.4 How Multi-Brand Architecture overcomes challenges faced by traditional approaches</w:t>
        </w:r>
      </w:hyperlink>
    </w:p>
    <w:p>
      <w:pPr>
        <w:pStyle w:val="BodyText"/>
      </w:pPr>
      <w:hyperlink w:anchor="leveraging-aem-as-a-multi-brand-platform">
        <w:r>
          <w:rPr>
            <w:rStyle w:val="Hyperlink"/>
          </w:rPr>
          <w:t xml:space="preserve">3 Leveraging AEM as a Multi-Brand Platform</w:t>
        </w:r>
      </w:hyperlink>
      <w:r>
        <w:t xml:space="preserve"> </w:t>
      </w:r>
      <w:hyperlink w:anchor="introduction-to-adobe-experience-manager">
        <w:r>
          <w:rPr>
            <w:rStyle w:val="Hyperlink"/>
          </w:rPr>
          <w:t xml:space="preserve">3.1 Introduction to Adobe Experience Manager</w:t>
        </w:r>
      </w:hyperlink>
      <w:r>
        <w:t xml:space="preserve"> </w:t>
      </w:r>
      <w:hyperlink w:anchor="X12f66f828291ed06e87b78945a570fb7a27f6a2">
        <w:r>
          <w:rPr>
            <w:rStyle w:val="Hyperlink"/>
          </w:rPr>
          <w:t xml:space="preserve">3.2 Benefits of using AEM for multi-brand content management</w:t>
        </w:r>
      </w:hyperlink>
    </w:p>
    <w:p>
      <w:pPr>
        <w:pStyle w:val="BodyText"/>
      </w:pPr>
      <w:hyperlink w:anchor="business-case">
        <w:r>
          <w:rPr>
            <w:rStyle w:val="Hyperlink"/>
          </w:rPr>
          <w:t xml:space="preserve">4 Business Case</w:t>
        </w:r>
      </w:hyperlink>
      <w:r>
        <w:t xml:space="preserve"> </w:t>
      </w:r>
      <w:hyperlink w:anchor="problem-statement">
        <w:r>
          <w:rPr>
            <w:rStyle w:val="Hyperlink"/>
          </w:rPr>
          <w:t xml:space="preserve">4.1 Problem Statement</w:t>
        </w:r>
      </w:hyperlink>
      <w:r>
        <w:t xml:space="preserve"> </w:t>
      </w:r>
      <w:hyperlink w:anchor="proposed-solution">
        <w:r>
          <w:rPr>
            <w:rStyle w:val="Hyperlink"/>
          </w:rPr>
          <w:t xml:space="preserve">4.2 Proposed Solution</w:t>
        </w:r>
      </w:hyperlink>
      <w:r>
        <w:t xml:space="preserve"> </w:t>
      </w:r>
      <w:hyperlink w:anchor="benefits-of-the-proposed-solution">
        <w:r>
          <w:rPr>
            <w:rStyle w:val="Hyperlink"/>
          </w:rPr>
          <w:t xml:space="preserve">4.3 Benefits of the Proposed Solution</w:t>
        </w:r>
      </w:hyperlink>
    </w:p>
    <w:p>
      <w:pPr>
        <w:pStyle w:val="BodyText"/>
      </w:pPr>
      <w:hyperlink w:anchor="solution-and-architecture">
        <w:r>
          <w:rPr>
            <w:rStyle w:val="Hyperlink"/>
          </w:rPr>
          <w:t xml:space="preserve">5 Solution and Architecture</w:t>
        </w:r>
      </w:hyperlink>
      <w:r>
        <w:t xml:space="preserve"> </w:t>
      </w:r>
      <w:hyperlink w:anchor="design-system-reusable-component-library">
        <w:r>
          <w:rPr>
            <w:rStyle w:val="Hyperlink"/>
          </w:rPr>
          <w:t xml:space="preserve">5.1 Design System (Reusable Component Library)</w:t>
        </w:r>
      </w:hyperlink>
      <w:r>
        <w:t xml:space="preserve"> </w:t>
      </w:r>
      <w:hyperlink w:anchor="multi-brand-theme-management">
        <w:r>
          <w:rPr>
            <w:rStyle w:val="Hyperlink"/>
          </w:rPr>
          <w:t xml:space="preserve">5.2 Multi-Brand Theme Management</w:t>
        </w:r>
      </w:hyperlink>
      <w:r>
        <w:t xml:space="preserve"> </w:t>
      </w:r>
      <w:hyperlink w:anchor="aem-as-container-application">
        <w:r>
          <w:rPr>
            <w:rStyle w:val="Hyperlink"/>
          </w:rPr>
          <w:t xml:space="preserve">5.3 AEM as Container Application</w:t>
        </w:r>
      </w:hyperlink>
      <w:r>
        <w:t xml:space="preserve"> </w:t>
      </w:r>
      <w:hyperlink w:anchor="css-generation-and-optimization">
        <w:r>
          <w:rPr>
            <w:rStyle w:val="Hyperlink"/>
          </w:rPr>
          <w:t xml:space="preserve">5.4 CSS Generation and Optimization</w:t>
        </w:r>
      </w:hyperlink>
      <w:r>
        <w:t xml:space="preserve"> </w:t>
      </w:r>
      <w:hyperlink w:anchor="configuration-management">
        <w:r>
          <w:rPr>
            <w:rStyle w:val="Hyperlink"/>
          </w:rPr>
          <w:t xml:space="preserve">5.5 Configuration Management</w:t>
        </w:r>
      </w:hyperlink>
      <w:r>
        <w:t xml:space="preserve"> </w:t>
      </w:r>
      <w:hyperlink w:anchor="architectural-benefits">
        <w:r>
          <w:rPr>
            <w:rStyle w:val="Hyperlink"/>
          </w:rPr>
          <w:t xml:space="preserve">5.6 Architectural Benefits</w:t>
        </w:r>
      </w:hyperlink>
    </w:p>
    <w:p>
      <w:pPr>
        <w:pStyle w:val="BodyText"/>
      </w:pPr>
      <w:hyperlink w:anchor="implementation">
        <w:r>
          <w:rPr>
            <w:rStyle w:val="Hyperlink"/>
          </w:rPr>
          <w:t xml:space="preserve">6 Implementation</w:t>
        </w:r>
      </w:hyperlink>
      <w:r>
        <w:t xml:space="preserve"> </w:t>
      </w:r>
      <w:hyperlink w:anchor="multi-brand-content-strategy">
        <w:r>
          <w:rPr>
            <w:rStyle w:val="Hyperlink"/>
          </w:rPr>
          <w:t xml:space="preserve">6.1 Multi-Brand Content Strategy</w:t>
        </w:r>
      </w:hyperlink>
      <w:r>
        <w:t xml:space="preserve"> </w:t>
      </w:r>
      <w:hyperlink w:anchor="code-repository-setup">
        <w:r>
          <w:rPr>
            <w:rStyle w:val="Hyperlink"/>
          </w:rPr>
          <w:t xml:space="preserve">6.2 Code Repository Setup</w:t>
        </w:r>
      </w:hyperlink>
      <w:r>
        <w:t xml:space="preserve"> </w:t>
      </w:r>
      <w:hyperlink w:anchor="development-workflow">
        <w:r>
          <w:rPr>
            <w:rStyle w:val="Hyperlink"/>
          </w:rPr>
          <w:t xml:space="preserve">6.3 Development Workflow</w:t>
        </w:r>
      </w:hyperlink>
      <w:r>
        <w:t xml:space="preserve"> </w:t>
      </w:r>
      <w:hyperlink w:anchor="scope-for-optimization">
        <w:r>
          <w:rPr>
            <w:rStyle w:val="Hyperlink"/>
          </w:rPr>
          <w:t xml:space="preserve">6.4 Scope for Optimization</w:t>
        </w:r>
      </w:hyperlink>
    </w:p>
    <w:p>
      <w:pPr>
        <w:pStyle w:val="BodyText"/>
      </w:pPr>
      <w:hyperlink w:anchor="future-considerations">
        <w:r>
          <w:rPr>
            <w:rStyle w:val="Hyperlink"/>
          </w:rPr>
          <w:t xml:space="preserve">7 Future Considerations</w:t>
        </w:r>
      </w:hyperlink>
      <w:r>
        <w:t xml:space="preserve"> </w:t>
      </w:r>
      <w:hyperlink w:anchor="multi-brand-architecture-in-headless-aem">
        <w:r>
          <w:rPr>
            <w:rStyle w:val="Hyperlink"/>
          </w:rPr>
          <w:t xml:space="preserve">7.1 Multi-Brand Architecture in Headless AEM</w:t>
        </w:r>
      </w:hyperlink>
      <w:r>
        <w:t xml:space="preserve"> </w:t>
      </w:r>
      <w:hyperlink w:anchor="advanced-theme-management">
        <w:r>
          <w:rPr>
            <w:rStyle w:val="Hyperlink"/>
          </w:rPr>
          <w:t xml:space="preserve">7.2 Advanced Theme Management</w:t>
        </w:r>
      </w:hyperlink>
      <w:r>
        <w:t xml:space="preserve"> </w:t>
      </w:r>
      <w:hyperlink w:anchor="performance-optimization-strategies">
        <w:r>
          <w:rPr>
            <w:rStyle w:val="Hyperlink"/>
          </w:rPr>
          <w:t xml:space="preserve">7.3 Performance Optimization Strategies</w:t>
        </w:r>
      </w:hyperlink>
    </w:p>
    <w:p>
      <w:pPr>
        <w:pStyle w:val="BodyText"/>
      </w:pPr>
      <w:hyperlink w:anchor="conclusions">
        <w:r>
          <w:rPr>
            <w:rStyle w:val="Hyperlink"/>
          </w:rPr>
          <w:t xml:space="preserve">8 Conclusions</w:t>
        </w:r>
      </w:hyperlink>
    </w:p>
    <w:p>
      <w:pPr>
        <w:pStyle w:val="BodyText"/>
      </w:pPr>
      <w:hyperlink w:anchor="resources">
        <w:r>
          <w:rPr>
            <w:rStyle w:val="Hyperlink"/>
          </w:rPr>
          <w:t xml:space="preserve">9 Resources</w:t>
        </w:r>
      </w:hyperlink>
    </w:p>
    <w:p>
      <w:r>
        <w:pict>
          <v:rect style="width:0;height:1.5pt" o:hralign="center" o:hrstd="t" o:hr="t"/>
        </w:pict>
      </w:r>
    </w:p>
    <w:bookmarkEnd w:id="40"/>
    <w:bookmarkStart w:id="43" w:name="introduction"/>
    <w:p>
      <w:pPr>
        <w:pStyle w:val="Heading2"/>
      </w:pPr>
      <w:r>
        <w:t xml:space="preserve">1 Introduction</w:t>
      </w:r>
    </w:p>
    <w:bookmarkStart w:id="41" w:name="overview-of-the-whitepaper"/>
    <w:p>
      <w:pPr>
        <w:pStyle w:val="Heading3"/>
      </w:pPr>
      <w:r>
        <w:t xml:space="preserve">1.1 Overview of the whitepaper</w:t>
      </w:r>
    </w:p>
    <w:p>
      <w:pPr>
        <w:pStyle w:val="FirstParagraph"/>
      </w:pPr>
      <w:r>
        <w:t xml:space="preserve">This whitepaper outlines the implementation of a Multi-Brand Architecture by leveraging Adobe Experience Manager (AEM) as a comprehensive platform for managing multiple brand experiences within a single project. By adopting this modern architectural approach, organizations can maintain distinct brand identities while sharing underlying functionality and components, resulting in improved development efficiency, brand consistency, and operational scalability.</w:t>
      </w:r>
    </w:p>
    <w:bookmarkEnd w:id="41"/>
    <w:bookmarkStart w:id="42" w:name="X5dceb4672f9e68d7e74948bf0cb9fc70bd47eae"/>
    <w:p>
      <w:pPr>
        <w:pStyle w:val="Heading3"/>
      </w:pPr>
      <w:r>
        <w:t xml:space="preserve">1.2 Purpose and objectives of the Multi-Brand Architecture</w:t>
      </w:r>
    </w:p>
    <w:p>
      <w:pPr>
        <w:pStyle w:val="FirstParagraph"/>
      </w:pPr>
      <w:r>
        <w:t xml:space="preserve">The primary purpose of implementing a Multi-Brand Architecture is to create a unified, flexible, and scalable system that enables organizations to manage multiple brand experiences efficiently while maintaining code reusability and design consistency. The objectives include:</w:t>
      </w:r>
    </w:p>
    <w:p>
      <w:pPr>
        <w:pStyle w:val="Compact"/>
        <w:numPr>
          <w:ilvl w:val="0"/>
          <w:numId w:val="1001"/>
        </w:numPr>
      </w:pPr>
      <w:r>
        <w:rPr>
          <w:b/>
          <w:bCs/>
        </w:rPr>
        <w:t xml:space="preserve">Centralized Management</w:t>
      </w:r>
      <w:r>
        <w:t xml:space="preserve">: Streamline the management of multiple brands within a single codebase</w:t>
      </w:r>
    </w:p>
    <w:p>
      <w:pPr>
        <w:pStyle w:val="Compact"/>
        <w:numPr>
          <w:ilvl w:val="0"/>
          <w:numId w:val="1001"/>
        </w:numPr>
      </w:pPr>
      <w:r>
        <w:rPr>
          <w:b/>
          <w:bCs/>
        </w:rPr>
        <w:t xml:space="preserve">Brand Consistency</w:t>
      </w:r>
      <w:r>
        <w:t xml:space="preserve">: Ensure consistent design systems and user experiences across all brands</w:t>
      </w:r>
    </w:p>
    <w:p>
      <w:pPr>
        <w:pStyle w:val="Compact"/>
        <w:numPr>
          <w:ilvl w:val="0"/>
          <w:numId w:val="1001"/>
        </w:numPr>
      </w:pPr>
      <w:r>
        <w:rPr>
          <w:b/>
          <w:bCs/>
        </w:rPr>
        <w:t xml:space="preserve">Development Efficiency</w:t>
      </w:r>
      <w:r>
        <w:t xml:space="preserve">: Reduce development time through shared components and automated processes</w:t>
      </w:r>
    </w:p>
    <w:p>
      <w:pPr>
        <w:pStyle w:val="Compact"/>
        <w:numPr>
          <w:ilvl w:val="0"/>
          <w:numId w:val="1001"/>
        </w:numPr>
      </w:pPr>
      <w:r>
        <w:rPr>
          <w:b/>
          <w:bCs/>
        </w:rPr>
        <w:t xml:space="preserve">Operational Scalability</w:t>
      </w:r>
      <w:r>
        <w:t xml:space="preserve">: Support unlimited brands and themes without performance degradation</w:t>
      </w:r>
    </w:p>
    <w:p>
      <w:pPr>
        <w:pStyle w:val="Compact"/>
        <w:numPr>
          <w:ilvl w:val="0"/>
          <w:numId w:val="1001"/>
        </w:numPr>
      </w:pPr>
      <w:r>
        <w:rPr>
          <w:b/>
          <w:bCs/>
        </w:rPr>
        <w:t xml:space="preserve">Cost Optimization</w:t>
      </w:r>
      <w:r>
        <w:t xml:space="preserve">: Minimize development and maintenance costs through code reuse</w:t>
      </w:r>
    </w:p>
    <w:bookmarkEnd w:id="42"/>
    <w:bookmarkEnd w:id="43"/>
    <w:bookmarkStart w:id="48" w:name="understanding-multi-brand-architecture"/>
    <w:p>
      <w:pPr>
        <w:pStyle w:val="Heading2"/>
      </w:pPr>
      <w:r>
        <w:t xml:space="preserve">2 Understanding Multi-Brand Architecture</w:t>
      </w:r>
    </w:p>
    <w:bookmarkStart w:id="44" w:name="definition-of-multi-brand-architecture"/>
    <w:p>
      <w:pPr>
        <w:pStyle w:val="Heading3"/>
      </w:pPr>
      <w:r>
        <w:t xml:space="preserve">2.1 Definition of Multi-Brand Architecture</w:t>
      </w:r>
    </w:p>
    <w:p>
      <w:pPr>
        <w:pStyle w:val="FirstParagraph"/>
      </w:pPr>
      <w:r>
        <w:t xml:space="preserve">Multi-Brand Architecture is an architectural approach that enables organizations to manage multiple brand experiences within a single application framework. It involves creating a layered system where base components and styles are shared across all brands, while brand-specific customizations and themes are applied through a sophisticated override system. This architecture allows for independent brand development while maintaining a unified codebase.</w:t>
      </w:r>
    </w:p>
    <w:bookmarkEnd w:id="44"/>
    <w:bookmarkStart w:id="45" w:name="advantages-of-multi-brand-architecture"/>
    <w:p>
      <w:pPr>
        <w:pStyle w:val="Heading3"/>
      </w:pPr>
      <w:r>
        <w:t xml:space="preserve">2.2 Advantages of Multi-Brand Architecture</w:t>
      </w:r>
    </w:p>
    <w:p>
      <w:pPr>
        <w:numPr>
          <w:ilvl w:val="0"/>
          <w:numId w:val="1002"/>
        </w:numPr>
      </w:pPr>
      <w:r>
        <w:rPr>
          <w:b/>
          <w:bCs/>
        </w:rPr>
        <w:t xml:space="preserve">Scalability</w:t>
      </w:r>
      <w:r>
        <w:t xml:space="preserve">: Support for unlimited brands and themes without performance degradation, enabling organizations to expand their brand portfolio efficiently.</w:t>
      </w:r>
    </w:p>
    <w:p>
      <w:pPr>
        <w:numPr>
          <w:ilvl w:val="0"/>
          <w:numId w:val="1002"/>
        </w:numPr>
      </w:pPr>
      <w:r>
        <w:rPr>
          <w:b/>
          <w:bCs/>
        </w:rPr>
        <w:t xml:space="preserve">Flexibility</w:t>
      </w:r>
      <w:r>
        <w:t xml:space="preserve">: Multi-Brand Architecture empowers teams to work independently on different brands while maintaining consistency through shared components and design systems.</w:t>
      </w:r>
    </w:p>
    <w:p>
      <w:pPr>
        <w:numPr>
          <w:ilvl w:val="0"/>
          <w:numId w:val="1002"/>
        </w:numPr>
      </w:pPr>
      <w:r>
        <w:rPr>
          <w:b/>
          <w:bCs/>
        </w:rPr>
        <w:t xml:space="preserve">Brand Consistency</w:t>
      </w:r>
      <w:r>
        <w:t xml:space="preserve">: Centralized design system ensures consistent user experiences across all brands, maintaining brand integrity and customer trust.</w:t>
      </w:r>
    </w:p>
    <w:p>
      <w:pPr>
        <w:numPr>
          <w:ilvl w:val="0"/>
          <w:numId w:val="1002"/>
        </w:numPr>
      </w:pPr>
      <w:r>
        <w:rPr>
          <w:b/>
          <w:bCs/>
        </w:rPr>
        <w:t xml:space="preserve">Faster Development</w:t>
      </w:r>
      <w:r>
        <w:t xml:space="preserve">: Shared components and automated build processes enable parallel development, reducing time-to-market for new brands and features.</w:t>
      </w:r>
    </w:p>
    <w:p>
      <w:pPr>
        <w:numPr>
          <w:ilvl w:val="0"/>
          <w:numId w:val="1002"/>
        </w:numPr>
      </w:pPr>
      <w:r>
        <w:rPr>
          <w:b/>
          <w:bCs/>
        </w:rPr>
        <w:t xml:space="preserve">Enhanced User Experience</w:t>
      </w:r>
      <w:r>
        <w:t xml:space="preserve">: Multi-Brand Architecture enables personalized brand experiences while maintaining high performance and reliability across all touchpoints.</w:t>
      </w:r>
    </w:p>
    <w:p>
      <w:pPr>
        <w:numPr>
          <w:ilvl w:val="0"/>
          <w:numId w:val="1002"/>
        </w:numPr>
      </w:pPr>
      <w:r>
        <w:rPr>
          <w:b/>
          <w:bCs/>
        </w:rPr>
        <w:t xml:space="preserve">Modularity</w:t>
      </w:r>
      <w:r>
        <w:t xml:space="preserve">: The layered approach makes it easier to add, update, or remove brands without affecting the entire system.</w:t>
      </w:r>
    </w:p>
    <w:p>
      <w:pPr>
        <w:numPr>
          <w:ilvl w:val="0"/>
          <w:numId w:val="1002"/>
        </w:numPr>
      </w:pPr>
      <w:r>
        <w:rPr>
          <w:b/>
          <w:bCs/>
        </w:rPr>
        <w:t xml:space="preserve">Future-proofing</w:t>
      </w:r>
      <w:r>
        <w:t xml:space="preserve">: The architecture’s flexibility ensures adaptability to emerging technologies and new brand requirements.</w:t>
      </w:r>
    </w:p>
    <w:p>
      <w:pPr>
        <w:numPr>
          <w:ilvl w:val="0"/>
          <w:numId w:val="1002"/>
        </w:numPr>
      </w:pPr>
      <w:r>
        <w:rPr>
          <w:b/>
          <w:bCs/>
        </w:rPr>
        <w:t xml:space="preserve">Improved Performance</w:t>
      </w:r>
      <w:r>
        <w:t xml:space="preserve">: Optimized CSS generation and loading strategies deliver content faster and reduce latency.</w:t>
      </w:r>
    </w:p>
    <w:p>
      <w:pPr>
        <w:numPr>
          <w:ilvl w:val="0"/>
          <w:numId w:val="1002"/>
        </w:numPr>
      </w:pPr>
      <w:r>
        <w:rPr>
          <w:b/>
          <w:bCs/>
        </w:rPr>
        <w:t xml:space="preserve">Decoupled Deployments</w:t>
      </w:r>
      <w:r>
        <w:t xml:space="preserve">: Independent brand deployments minimize the risk of system-wide failures and enable targeted updates.</w:t>
      </w:r>
    </w:p>
    <w:p>
      <w:pPr>
        <w:numPr>
          <w:ilvl w:val="0"/>
          <w:numId w:val="1002"/>
        </w:numPr>
      </w:pPr>
      <w:r>
        <w:rPr>
          <w:b/>
          <w:bCs/>
        </w:rPr>
        <w:t xml:space="preserve">Easier Maintenance</w:t>
      </w:r>
      <w:r>
        <w:t xml:space="preserve">: Separation of concerns allows for easier debugging, monitoring, and maintenance of individual brands.</w:t>
      </w:r>
    </w:p>
    <w:p>
      <w:pPr>
        <w:numPr>
          <w:ilvl w:val="0"/>
          <w:numId w:val="1002"/>
        </w:numPr>
      </w:pPr>
      <w:r>
        <w:rPr>
          <w:b/>
          <w:bCs/>
        </w:rPr>
        <w:t xml:space="preserve">Cost Efficiency</w:t>
      </w:r>
      <w:r>
        <w:t xml:space="preserve">: Code reuse and shared infrastructure contribute to significant cost savings in development and maintenance.</w:t>
      </w:r>
    </w:p>
    <w:p>
      <w:pPr>
        <w:numPr>
          <w:ilvl w:val="0"/>
          <w:numId w:val="1002"/>
        </w:numPr>
      </w:pPr>
      <w:r>
        <w:rPr>
          <w:b/>
          <w:bCs/>
        </w:rPr>
        <w:t xml:space="preserve">Agility and Innovation</w:t>
      </w:r>
      <w:r>
        <w:t xml:space="preserve">: The modular approach fosters innovation, allowing teams to experiment and iterate quickly.</w:t>
      </w:r>
    </w:p>
    <w:p>
      <w:pPr>
        <w:numPr>
          <w:ilvl w:val="0"/>
          <w:numId w:val="1002"/>
        </w:numPr>
      </w:pPr>
      <w:r>
        <w:rPr>
          <w:b/>
          <w:bCs/>
        </w:rPr>
        <w:t xml:space="preserve">Cross-Team Collaboration</w:t>
      </w:r>
      <w:r>
        <w:t xml:space="preserve">: Multi-Brand Architecture encourages cross-functional teams to focus on specialized areas while maintaining consistency.</w:t>
      </w:r>
    </w:p>
    <w:p>
      <w:pPr>
        <w:numPr>
          <w:ilvl w:val="0"/>
          <w:numId w:val="1002"/>
        </w:numPr>
      </w:pPr>
      <w:r>
        <w:rPr>
          <w:b/>
          <w:bCs/>
        </w:rPr>
        <w:t xml:space="preserve">Service Reusability</w:t>
      </w:r>
      <w:r>
        <w:t xml:space="preserve">: Shared components and utilities promote reuse across multiple brands, reducing redundant development efforts.</w:t>
      </w:r>
    </w:p>
    <w:p>
      <w:pPr>
        <w:numPr>
          <w:ilvl w:val="0"/>
          <w:numId w:val="1002"/>
        </w:numPr>
      </w:pPr>
      <w:r>
        <w:rPr>
          <w:b/>
          <w:bCs/>
        </w:rPr>
        <w:t xml:space="preserve">Cloud-Native Adoption</w:t>
      </w:r>
      <w:r>
        <w:t xml:space="preserve">: The architecture is well-suited for cloud-native deployments, taking advantage of modern infrastructure capabilities.</w:t>
      </w:r>
    </w:p>
    <w:bookmarkEnd w:id="45"/>
    <w:bookmarkStart w:id="46" w:name="X41e4dadfff4407741a7d683c23b9109f39754f7"/>
    <w:p>
      <w:pPr>
        <w:pStyle w:val="Heading3"/>
      </w:pPr>
      <w:r>
        <w:t xml:space="preserve">2.3 Key principles and components of Multi-Brand Architecture</w:t>
      </w:r>
    </w:p>
    <w:p>
      <w:pPr>
        <w:pStyle w:val="Compact"/>
        <w:numPr>
          <w:ilvl w:val="0"/>
          <w:numId w:val="1003"/>
        </w:numPr>
      </w:pPr>
      <w:r>
        <w:rPr>
          <w:b/>
          <w:bCs/>
        </w:rPr>
        <w:t xml:space="preserve">Layered Architecture</w:t>
      </w:r>
      <w:r>
        <w:t xml:space="preserve">: Base layer (shared components), brand layer (brand-specific customizations), and theme layer (visual variations)</w:t>
      </w:r>
    </w:p>
    <w:p>
      <w:pPr>
        <w:pStyle w:val="Compact"/>
        <w:numPr>
          <w:ilvl w:val="0"/>
          <w:numId w:val="1003"/>
        </w:numPr>
      </w:pPr>
      <w:r>
        <w:rPr>
          <w:b/>
          <w:bCs/>
        </w:rPr>
        <w:t xml:space="preserve">Component Isolation</w:t>
      </w:r>
      <w:r>
        <w:t xml:space="preserve">: Ensuring brand-specific components operate independently without interference</w:t>
      </w:r>
    </w:p>
    <w:p>
      <w:pPr>
        <w:pStyle w:val="Compact"/>
        <w:numPr>
          <w:ilvl w:val="0"/>
          <w:numId w:val="1003"/>
        </w:numPr>
      </w:pPr>
      <w:r>
        <w:rPr>
          <w:b/>
          <w:bCs/>
        </w:rPr>
        <w:t xml:space="preserve">CSS Hierarchy</w:t>
      </w:r>
      <w:r>
        <w:t xml:space="preserve">: Sophisticated CSS combination process that merges base, brand, and theme styles</w:t>
      </w:r>
    </w:p>
    <w:p>
      <w:pPr>
        <w:pStyle w:val="Compact"/>
        <w:numPr>
          <w:ilvl w:val="0"/>
          <w:numId w:val="1003"/>
        </w:numPr>
      </w:pPr>
      <w:r>
        <w:rPr>
          <w:b/>
          <w:bCs/>
        </w:rPr>
        <w:t xml:space="preserve">Configuration Management</w:t>
      </w:r>
      <w:r>
        <w:t xml:space="preserve">: Centralized configuration system for managing brands and themes</w:t>
      </w:r>
    </w:p>
    <w:p>
      <w:pPr>
        <w:pStyle w:val="Compact"/>
        <w:numPr>
          <w:ilvl w:val="0"/>
          <w:numId w:val="1003"/>
        </w:numPr>
      </w:pPr>
      <w:r>
        <w:rPr>
          <w:b/>
          <w:bCs/>
        </w:rPr>
        <w:t xml:space="preserve">Automated Build System</w:t>
      </w:r>
      <w:r>
        <w:t xml:space="preserve">: Automated CSS generation and optimization processes</w:t>
      </w:r>
    </w:p>
    <w:bookmarkEnd w:id="46"/>
    <w:bookmarkStart w:id="47" w:name="X84157dbd936ec4c6b5071200f66942e0fe95031"/>
    <w:p>
      <w:pPr>
        <w:pStyle w:val="Heading3"/>
      </w:pPr>
      <w:r>
        <w:t xml:space="preserve">2.4 How Multi-Brand Architecture overcomes challenges faced by traditional approaches</w:t>
      </w:r>
    </w:p>
    <w:p>
      <w:pPr>
        <w:pStyle w:val="FirstParagraph"/>
      </w:pPr>
      <w:r>
        <w:t xml:space="preserve">Multi-Brand Architecture addresses the limitations of traditional approaches, such as code duplication, inconsistent user experiences, and inefficient resource utilization. It enables a more agile development approach, promotes team autonomy, and fosters continuous deployment, resulting in improved brand management and customer experience.</w:t>
      </w:r>
    </w:p>
    <w:bookmarkEnd w:id="47"/>
    <w:bookmarkEnd w:id="48"/>
    <w:bookmarkStart w:id="51" w:name="leveraging-aem-as-a-multi-brand-platform"/>
    <w:p>
      <w:pPr>
        <w:pStyle w:val="Heading2"/>
      </w:pPr>
      <w:r>
        <w:t xml:space="preserve">3 Leveraging AEM as a Multi-Brand Platform</w:t>
      </w:r>
    </w:p>
    <w:bookmarkStart w:id="49" w:name="introduction-to-adobe-experience-manager"/>
    <w:p>
      <w:pPr>
        <w:pStyle w:val="Heading3"/>
      </w:pPr>
      <w:r>
        <w:t xml:space="preserve">3.1 Introduction to Adobe Experience Manager</w:t>
      </w:r>
    </w:p>
    <w:p>
      <w:pPr>
        <w:pStyle w:val="FirstParagraph"/>
      </w:pPr>
      <w:r>
        <w:t xml:space="preserve">Adobe Experience Manager (AEM) is a comprehensive content management solution that empowers organizations to create, manage, and deliver content across various channels. It provides robust tools for content creation, workflow management, content personalization, and multi-channel delivery, making it an ideal platform for multi-brand architectures.</w:t>
      </w:r>
    </w:p>
    <w:bookmarkEnd w:id="49"/>
    <w:bookmarkStart w:id="50" w:name="X12f66f828291ed06e87b78945a570fb7a27f6a2"/>
    <w:p>
      <w:pPr>
        <w:pStyle w:val="Heading3"/>
      </w:pPr>
      <w:r>
        <w:t xml:space="preserve">3.2 Benefits of using AEM for multi-brand content management</w:t>
      </w:r>
    </w:p>
    <w:p>
      <w:pPr>
        <w:numPr>
          <w:ilvl w:val="0"/>
          <w:numId w:val="1004"/>
        </w:numPr>
      </w:pPr>
      <w:r>
        <w:rPr>
          <w:b/>
          <w:bCs/>
        </w:rPr>
        <w:t xml:space="preserve">Multi-Brand Content Personalization</w:t>
      </w:r>
      <w:r>
        <w:t xml:space="preserve">: AEM’s powerful personalization capabilities enable delivery of targeted content to customers based on brand preferences and user behavior.</w:t>
      </w:r>
    </w:p>
    <w:p>
      <w:pPr>
        <w:numPr>
          <w:ilvl w:val="0"/>
          <w:numId w:val="1004"/>
        </w:numPr>
      </w:pPr>
      <w:r>
        <w:rPr>
          <w:b/>
          <w:bCs/>
        </w:rPr>
        <w:t xml:space="preserve">Brand-Specific Content Versioning</w:t>
      </w:r>
      <w:r>
        <w:t xml:space="preserve">: AEM’s versioning system ensures that brand-specific content changes can be tracked, rolled back, and reviewed efficiently.</w:t>
      </w:r>
    </w:p>
    <w:p>
      <w:pPr>
        <w:numPr>
          <w:ilvl w:val="0"/>
          <w:numId w:val="1004"/>
        </w:numPr>
      </w:pPr>
      <w:r>
        <w:rPr>
          <w:b/>
          <w:bCs/>
        </w:rPr>
        <w:t xml:space="preserve">Multi-Channel Brand Delivery</w:t>
      </w:r>
      <w:r>
        <w:t xml:space="preserve">: AEM enables brand-specific content to be delivered seamlessly across web, mobile, email, and other channels, ensuring consistent brand experiences.</w:t>
      </w:r>
    </w:p>
    <w:p>
      <w:pPr>
        <w:numPr>
          <w:ilvl w:val="0"/>
          <w:numId w:val="1004"/>
        </w:numPr>
      </w:pPr>
      <w:r>
        <w:rPr>
          <w:b/>
          <w:bCs/>
        </w:rPr>
        <w:t xml:space="preserve">Real-time Brand Content Updates</w:t>
      </w:r>
      <w:r>
        <w:t xml:space="preserve">: Brand-specific content updates are reflected in real-time across all touchpoints without requiring redeployment.</w:t>
      </w:r>
    </w:p>
    <w:p>
      <w:pPr>
        <w:numPr>
          <w:ilvl w:val="0"/>
          <w:numId w:val="1004"/>
        </w:numPr>
      </w:pPr>
      <w:r>
        <w:rPr>
          <w:b/>
          <w:bCs/>
        </w:rPr>
        <w:t xml:space="preserve">Brand Workflow Management</w:t>
      </w:r>
      <w:r>
        <w:t xml:space="preserve">: AEM provides sophisticated workflow capabilities for managing brand-specific content approval processes and publishing workflows.</w:t>
      </w:r>
    </w:p>
    <w:bookmarkEnd w:id="50"/>
    <w:bookmarkEnd w:id="51"/>
    <w:bookmarkStart w:id="55" w:name="business-case"/>
    <w:p>
      <w:pPr>
        <w:pStyle w:val="Heading2"/>
      </w:pPr>
      <w:r>
        <w:t xml:space="preserve">4 Business Case</w:t>
      </w:r>
    </w:p>
    <w:bookmarkStart w:id="52" w:name="problem-statement"/>
    <w:p>
      <w:pPr>
        <w:pStyle w:val="Heading3"/>
      </w:pPr>
      <w:r>
        <w:t xml:space="preserve">4.1 Problem Statement</w:t>
      </w:r>
    </w:p>
    <w:p>
      <w:pPr>
        <w:pStyle w:val="FirstParagraph"/>
      </w:pPr>
      <w:r>
        <w:rPr>
          <w:b/>
          <w:bCs/>
        </w:rPr>
        <w:t xml:space="preserve">Large-scale organizations with multiple brands</w:t>
      </w:r>
      <w:r>
        <w:t xml:space="preserve"> </w:t>
      </w:r>
      <w:r>
        <w:t xml:space="preserve">face significant challenges in maintaining brand consistency, managing development resources efficiently, and adapting to market demands across their brand portfolio. Traditional approaches often result in code duplication, inconsistent user experiences, increased development costs, and longer time-to-market for new brands. This whitepaper presents a solution that enables dynamic brand management, scalable development processes, and seamless integration across multiple brand experiences.</w:t>
      </w:r>
    </w:p>
    <w:bookmarkEnd w:id="52"/>
    <w:bookmarkStart w:id="53" w:name="proposed-solution"/>
    <w:p>
      <w:pPr>
        <w:pStyle w:val="Heading3"/>
      </w:pPr>
      <w:r>
        <w:t xml:space="preserve">4.2 Proposed Solution</w:t>
      </w:r>
    </w:p>
    <w:p>
      <w:pPr>
        <w:pStyle w:val="FirstParagraph"/>
      </w:pPr>
      <w:r>
        <w:t xml:space="preserve">To address the challenges faced by organizations managing multiple brands, the proposed solution is to implement a Multi-Brand Architecture utilizing Adobe Experience Manager (AEM) as the foundation platform. This architecture ensures that brand experiences remain completely decoupled from shared functionality, enabling independent brand development while maintaining consistency through shared components and design systems.</w:t>
      </w:r>
    </w:p>
    <w:bookmarkEnd w:id="53"/>
    <w:bookmarkStart w:id="54" w:name="benefits-of-the-proposed-solution"/>
    <w:p>
      <w:pPr>
        <w:pStyle w:val="Heading3"/>
      </w:pPr>
      <w:r>
        <w:t xml:space="preserve">4.3 Benefits of the Proposed Solution</w:t>
      </w:r>
    </w:p>
    <w:p>
      <w:pPr>
        <w:numPr>
          <w:ilvl w:val="0"/>
          <w:numId w:val="1005"/>
        </w:numPr>
      </w:pPr>
      <w:r>
        <w:rPr>
          <w:b/>
          <w:bCs/>
        </w:rPr>
        <w:t xml:space="preserve">Dynamic Brand Management with AEM</w:t>
      </w:r>
      <w:r>
        <w:t xml:space="preserve">: Utilizing AEM as a multi-brand platform allows organizations to manage brand-specific content, themes, and configurations in real-time without the need for redeployment. This enables personalized brand experiences and rapid brand updates.</w:t>
      </w:r>
    </w:p>
    <w:p>
      <w:pPr>
        <w:numPr>
          <w:ilvl w:val="0"/>
          <w:numId w:val="1005"/>
        </w:numPr>
      </w:pPr>
      <w:r>
        <w:rPr>
          <w:b/>
          <w:bCs/>
        </w:rPr>
        <w:t xml:space="preserve">Scalability and Reusability with Multi-Brand Architecture</w:t>
      </w:r>
      <w:r>
        <w:t xml:space="preserve">: The adoption of Multi-Brand Architecture promotes reusability of components across multiple brands, ensuring consistent user experiences while reducing development effort and maintenance costs.</w:t>
      </w:r>
    </w:p>
    <w:p>
      <w:pPr>
        <w:numPr>
          <w:ilvl w:val="0"/>
          <w:numId w:val="1005"/>
        </w:numPr>
      </w:pPr>
      <w:r>
        <w:rPr>
          <w:b/>
          <w:bCs/>
        </w:rPr>
        <w:t xml:space="preserve">Faster Brand Development and Deployment</w:t>
      </w:r>
      <w:r>
        <w:t xml:space="preserve">: Independent brand development enables faster development cycles, and updates to one brand do not require redeployment of the entire system, streamlining the release process.</w:t>
      </w:r>
    </w:p>
    <w:p>
      <w:pPr>
        <w:numPr>
          <w:ilvl w:val="0"/>
          <w:numId w:val="1005"/>
        </w:numPr>
      </w:pPr>
      <w:r>
        <w:rPr>
          <w:b/>
          <w:bCs/>
        </w:rPr>
        <w:t xml:space="preserve">Enhanced Brand Experience</w:t>
      </w:r>
      <w:r>
        <w:t xml:space="preserve">: The integration of AEM with Multi-Brand Architecture ensures personalized brand experiences, leading to improved customer satisfaction and brand loyalty.</w:t>
      </w:r>
    </w:p>
    <w:p>
      <w:pPr>
        <w:numPr>
          <w:ilvl w:val="0"/>
          <w:numId w:val="1005"/>
        </w:numPr>
      </w:pPr>
      <w:r>
        <w:rPr>
          <w:b/>
          <w:bCs/>
        </w:rPr>
        <w:t xml:space="preserve">Cost Optimization</w:t>
      </w:r>
      <w:r>
        <w:t xml:space="preserve">: Shared infrastructure and components significantly reduce development and maintenance costs while improving resource utilization.</w:t>
      </w:r>
    </w:p>
    <w:bookmarkEnd w:id="54"/>
    <w:bookmarkEnd w:id="55"/>
    <w:bookmarkStart w:id="62" w:name="solution-and-architecture"/>
    <w:p>
      <w:pPr>
        <w:pStyle w:val="Heading2"/>
      </w:pPr>
      <w:r>
        <w:t xml:space="preserve">5 Solution and Architecture</w:t>
      </w:r>
    </w:p>
    <w:p>
      <w:pPr>
        <w:pStyle w:val="FirstParagraph"/>
      </w:pPr>
      <w:r>
        <w:t xml:space="preserve">The solution architecture is designed to achieve modularity, reusability, and efficient multi-brand management. It revolves around a Multi-Brand Architecture, utilizing a Design System for reusable components, automated CSS generation for theme management, and AEM as the container application. The architecture ensures seamless integration between AEM for content management, shared components for functionality, and brand-specific customizations for unique brand experiences.</w:t>
      </w:r>
    </w:p>
    <w:bookmarkStart w:id="56" w:name="design-system-reusable-component-library"/>
    <w:p>
      <w:pPr>
        <w:pStyle w:val="Heading3"/>
      </w:pPr>
      <w:r>
        <w:t xml:space="preserve">5.1 Design System (Reusable Component Library)</w:t>
      </w:r>
    </w:p>
    <w:p>
      <w:pPr>
        <w:pStyle w:val="FirstParagraph"/>
      </w:pPr>
      <w:r>
        <w:t xml:space="preserve">The Design System forms the foundation of the solution, offering a library of reusable components that can be customized for different brands. By implementing a comprehensive component architecture with decoration hooks and variation support, the Design System provides numerous benefits including documentation, component previews, and interactive exploration. This empowers development teams to create and maintain consistent user interfaces across all brands while enabling brand-specific customizations.</w:t>
      </w:r>
    </w:p>
    <w:bookmarkEnd w:id="56"/>
    <w:bookmarkStart w:id="57" w:name="multi-brand-theme-management"/>
    <w:p>
      <w:pPr>
        <w:pStyle w:val="Heading3"/>
      </w:pPr>
      <w:r>
        <w:t xml:space="preserve">5.2 Multi-Brand Theme Management</w:t>
      </w:r>
    </w:p>
    <w:p>
      <w:pPr>
        <w:pStyle w:val="FirstParagraph"/>
      </w:pPr>
      <w:r>
        <w:t xml:space="preserve">The Multi-Brand Theme Management system ensures a modular approach to brand development. Each brand is an independent, self-contained unit that can be developed, tested, and deployed separately. The system supports unlimited brands and themes, with sophisticated CSS combination processes that merge base styles with brand and theme overrides, ensuring optimal performance and maintainability.</w:t>
      </w:r>
    </w:p>
    <w:bookmarkEnd w:id="57"/>
    <w:bookmarkStart w:id="58" w:name="aem-as-container-application"/>
    <w:p>
      <w:pPr>
        <w:pStyle w:val="Heading3"/>
      </w:pPr>
      <w:r>
        <w:t xml:space="preserve">5.3 AEM as Container Application</w:t>
      </w:r>
    </w:p>
    <w:p>
      <w:pPr>
        <w:pStyle w:val="FirstParagraph"/>
      </w:pPr>
      <w:r>
        <w:t xml:space="preserve">AEM serves as the container application that orchestrates the multi-brand experiences. It provides the necessary infrastructure for managing brand-specific content, themes, and configurations, offering a seamless user experience by delivering the appropriate brand experience based on user context and brand requirements.</w:t>
      </w:r>
    </w:p>
    <w:bookmarkEnd w:id="58"/>
    <w:bookmarkStart w:id="59" w:name="css-generation-and-optimization"/>
    <w:p>
      <w:pPr>
        <w:pStyle w:val="Heading3"/>
      </w:pPr>
      <w:r>
        <w:t xml:space="preserve">5.4 CSS Generation and Optimization</w:t>
      </w:r>
    </w:p>
    <w:p>
      <w:pPr>
        <w:pStyle w:val="FirstParagraph"/>
      </w:pPr>
      <w:r>
        <w:t xml:space="preserve">The CSS generation system implements a sophisticated combination process that merges styles in a specific hierarchy:</w:t>
      </w:r>
    </w:p>
    <w:p>
      <w:pPr>
        <w:pStyle w:val="Compact"/>
        <w:numPr>
          <w:ilvl w:val="0"/>
          <w:numId w:val="1006"/>
        </w:numPr>
      </w:pPr>
      <w:r>
        <w:rPr>
          <w:b/>
          <w:bCs/>
        </w:rPr>
        <w:t xml:space="preserve">Base CSS</w:t>
      </w:r>
      <w:r>
        <w:t xml:space="preserve">: Foundation styles shared across all brands and themes</w:t>
      </w:r>
    </w:p>
    <w:p>
      <w:pPr>
        <w:pStyle w:val="Compact"/>
        <w:numPr>
          <w:ilvl w:val="0"/>
          <w:numId w:val="1006"/>
        </w:numPr>
      </w:pPr>
      <w:r>
        <w:rPr>
          <w:b/>
          <w:bCs/>
        </w:rPr>
        <w:t xml:space="preserve">Brand Override</w:t>
      </w:r>
      <w:r>
        <w:t xml:space="preserve">: Brand-specific modifications and customizations</w:t>
      </w:r>
    </w:p>
    <w:p>
      <w:pPr>
        <w:pStyle w:val="Compact"/>
        <w:numPr>
          <w:ilvl w:val="0"/>
          <w:numId w:val="1006"/>
        </w:numPr>
      </w:pPr>
      <w:r>
        <w:rPr>
          <w:b/>
          <w:bCs/>
        </w:rPr>
        <w:t xml:space="preserve">Theme Override</w:t>
      </w:r>
      <w:r>
        <w:t xml:space="preserve">: Theme-specific variations and adjustments</w:t>
      </w:r>
    </w:p>
    <w:p>
      <w:pPr>
        <w:pStyle w:val="FirstParagraph"/>
      </w:pPr>
      <w:r>
        <w:t xml:space="preserve">This process automatically generates optimized CSS files for each brand and theme combination, ensuring optimal performance and maintainability.</w:t>
      </w:r>
    </w:p>
    <w:bookmarkEnd w:id="59"/>
    <w:bookmarkStart w:id="60" w:name="configuration-management"/>
    <w:p>
      <w:pPr>
        <w:pStyle w:val="Heading3"/>
      </w:pPr>
      <w:r>
        <w:t xml:space="preserve">5.5 Configuration Management</w:t>
      </w:r>
    </w:p>
    <w:p>
      <w:pPr>
        <w:pStyle w:val="FirstParagraph"/>
      </w:pPr>
      <w:r>
        <w:t xml:space="preserve">The system uses a centralized configuration approach that automatically tracks brands and themes through the build system. Configuration is managed through metadata and automated processes, ensuring consistency and reducing manual configuration errors.</w:t>
      </w:r>
    </w:p>
    <w:bookmarkEnd w:id="60"/>
    <w:bookmarkStart w:id="61" w:name="architectural-benefits"/>
    <w:p>
      <w:pPr>
        <w:pStyle w:val="Heading3"/>
      </w:pPr>
      <w:r>
        <w:t xml:space="preserve">5.6 Architectural Benefits</w:t>
      </w:r>
    </w:p>
    <w:p>
      <w:pPr>
        <w:numPr>
          <w:ilvl w:val="0"/>
          <w:numId w:val="1007"/>
        </w:numPr>
      </w:pPr>
      <w:r>
        <w:rPr>
          <w:b/>
          <w:bCs/>
        </w:rPr>
        <w:t xml:space="preserve">Modularity and Reusability</w:t>
      </w:r>
      <w:r>
        <w:t xml:space="preserve">: The Multi-Brand Architecture promotes component reusability and brand autonomy, allowing teams to work independently on different brands while maintaining consistency.</w:t>
      </w:r>
    </w:p>
    <w:p>
      <w:pPr>
        <w:numPr>
          <w:ilvl w:val="0"/>
          <w:numId w:val="1007"/>
        </w:numPr>
      </w:pPr>
      <w:r>
        <w:rPr>
          <w:b/>
          <w:bCs/>
        </w:rPr>
        <w:t xml:space="preserve">Efficient Brand Management</w:t>
      </w:r>
      <w:r>
        <w:t xml:space="preserve">: AEM serves as a powerful multi-brand management system, enabling easy brand updates and personalization without the need for redeployment.</w:t>
      </w:r>
    </w:p>
    <w:p>
      <w:pPr>
        <w:numPr>
          <w:ilvl w:val="0"/>
          <w:numId w:val="1007"/>
        </w:numPr>
      </w:pPr>
      <w:r>
        <w:rPr>
          <w:b/>
          <w:bCs/>
        </w:rPr>
        <w:t xml:space="preserve">Optimized Performance</w:t>
      </w:r>
      <w:r>
        <w:t xml:space="preserve">: The automated CSS generation and optimization processes ensure fast and reliable content delivery to users, reducing latency and improving application performance.</w:t>
      </w:r>
    </w:p>
    <w:p>
      <w:pPr>
        <w:numPr>
          <w:ilvl w:val="0"/>
          <w:numId w:val="1007"/>
        </w:numPr>
      </w:pPr>
      <w:r>
        <w:rPr>
          <w:b/>
          <w:bCs/>
        </w:rPr>
        <w:t xml:space="preserve">Scalability</w:t>
      </w:r>
      <w:r>
        <w:t xml:space="preserve">: The decoupled architecture facilitates horizontal scaling, allowing the system to handle increasing brand complexity and user traffic effectively.</w:t>
      </w:r>
    </w:p>
    <w:bookmarkEnd w:id="61"/>
    <w:bookmarkEnd w:id="62"/>
    <w:bookmarkStart w:id="67" w:name="implementation"/>
    <w:p>
      <w:pPr>
        <w:pStyle w:val="Heading2"/>
      </w:pPr>
      <w:r>
        <w:t xml:space="preserve">6 Implementation</w:t>
      </w:r>
    </w:p>
    <w:bookmarkStart w:id="63" w:name="multi-brand-content-strategy"/>
    <w:p>
      <w:pPr>
        <w:pStyle w:val="Heading3"/>
      </w:pPr>
      <w:r>
        <w:t xml:space="preserve">6.1 Multi-Brand Content Strategy</w:t>
      </w:r>
    </w:p>
    <w:p>
      <w:pPr>
        <w:pStyle w:val="FirstParagraph"/>
      </w:pPr>
      <w:r>
        <w:t xml:space="preserve">Content Fragments and brand-specific configurations have been successfully implemented to describe and manage structured content containing various content types, such as text, numerical data, Boolean values, dates, and brand-specific assets. These fragments primarily comprise editorial content, accompanied by related images and brand-specific customizations. It is important to note that Content Fragments are purely focused on content, devoid of any design or layout elements, while brand-specific configurations handle the presentation layer.</w:t>
      </w:r>
    </w:p>
    <w:bookmarkEnd w:id="63"/>
    <w:bookmarkStart w:id="64" w:name="code-repository-setup"/>
    <w:p>
      <w:pPr>
        <w:pStyle w:val="Heading3"/>
      </w:pPr>
      <w:r>
        <w:t xml:space="preserve">6.2 Code Repository Setup</w:t>
      </w:r>
    </w:p>
    <w:p>
      <w:pPr>
        <w:pStyle w:val="FirstParagraph"/>
      </w:pPr>
      <w:r>
        <w:t xml:space="preserve">All Multi-Brand components and the Design System are organized within a monorepo setup, simplifying version control and facilitating collaborative development. The scaffold system provides comprehensive tools for creating, managing, and removing brands, themes, and components, ensuring consistent project structure and reducing manual setup errors.</w:t>
      </w:r>
    </w:p>
    <w:bookmarkEnd w:id="64"/>
    <w:bookmarkStart w:id="65" w:name="development-workflow"/>
    <w:p>
      <w:pPr>
        <w:pStyle w:val="Heading3"/>
      </w:pPr>
      <w:r>
        <w:t xml:space="preserve">6.3 Development Workflow</w:t>
      </w:r>
    </w:p>
    <w:p>
      <w:pPr>
        <w:pStyle w:val="FirstParagraph"/>
      </w:pPr>
      <w:r>
        <w:t xml:space="preserve">The development workflow includes:</w:t>
      </w:r>
    </w:p>
    <w:p>
      <w:pPr>
        <w:pStyle w:val="Compact"/>
        <w:numPr>
          <w:ilvl w:val="0"/>
          <w:numId w:val="1008"/>
        </w:numPr>
      </w:pPr>
      <w:r>
        <w:rPr>
          <w:b/>
          <w:bCs/>
        </w:rPr>
        <w:t xml:space="preserve">Brand Creation</w:t>
      </w:r>
      <w:r>
        <w:t xml:space="preserve">: Automated brand setup with scaffold commands</w:t>
      </w:r>
    </w:p>
    <w:p>
      <w:pPr>
        <w:pStyle w:val="Compact"/>
        <w:numPr>
          <w:ilvl w:val="0"/>
          <w:numId w:val="1008"/>
        </w:numPr>
      </w:pPr>
      <w:r>
        <w:rPr>
          <w:b/>
          <w:bCs/>
        </w:rPr>
        <w:t xml:space="preserve">Theme Development</w:t>
      </w:r>
      <w:r>
        <w:t xml:space="preserve">: Interactive theme creation and management</w:t>
      </w:r>
    </w:p>
    <w:p>
      <w:pPr>
        <w:pStyle w:val="Compact"/>
        <w:numPr>
          <w:ilvl w:val="0"/>
          <w:numId w:val="1008"/>
        </w:numPr>
      </w:pPr>
      <w:r>
        <w:rPr>
          <w:b/>
          <w:bCs/>
        </w:rPr>
        <w:t xml:space="preserve">Component Development</w:t>
      </w:r>
      <w:r>
        <w:t xml:space="preserve">: Modular component architecture with brand-specific overrides</w:t>
      </w:r>
    </w:p>
    <w:p>
      <w:pPr>
        <w:pStyle w:val="Compact"/>
        <w:numPr>
          <w:ilvl w:val="0"/>
          <w:numId w:val="1008"/>
        </w:numPr>
      </w:pPr>
      <w:r>
        <w:rPr>
          <w:b/>
          <w:bCs/>
        </w:rPr>
        <w:t xml:space="preserve">Build Process</w:t>
      </w:r>
      <w:r>
        <w:t xml:space="preserve">: Automated CSS generation and optimization</w:t>
      </w:r>
    </w:p>
    <w:p>
      <w:pPr>
        <w:pStyle w:val="Compact"/>
        <w:numPr>
          <w:ilvl w:val="0"/>
          <w:numId w:val="1008"/>
        </w:numPr>
      </w:pPr>
      <w:r>
        <w:rPr>
          <w:b/>
          <w:bCs/>
        </w:rPr>
        <w:t xml:space="preserve">Testing</w:t>
      </w:r>
      <w:r>
        <w:t xml:space="preserve">: Comprehensive testing across all brands and themes</w:t>
      </w:r>
    </w:p>
    <w:bookmarkEnd w:id="65"/>
    <w:bookmarkStart w:id="66" w:name="scope-for-optimization"/>
    <w:p>
      <w:pPr>
        <w:pStyle w:val="Heading3"/>
      </w:pPr>
      <w:r>
        <w:t xml:space="preserve">6.4 Scope for Optimization</w:t>
      </w:r>
    </w:p>
    <w:p>
      <w:pPr>
        <w:pStyle w:val="FirstParagraph"/>
      </w:pPr>
      <w:r>
        <w:rPr>
          <w:b/>
          <w:bCs/>
        </w:rPr>
        <w:t xml:space="preserve">Performance Optimization:</w:t>
      </w:r>
    </w:p>
    <w:p>
      <w:pPr>
        <w:pStyle w:val="BodyText"/>
      </w:pPr>
      <w:r>
        <w:t xml:space="preserve">As multi-brand applications grow in complexity, there’s an increasing need to optimize performance and responsiveness for seamless user experiences across all brands. The Multi-Brand Architecture offers several optimization opportunities:</w:t>
      </w:r>
    </w:p>
    <w:p>
      <w:pPr>
        <w:pStyle w:val="Compact"/>
        <w:numPr>
          <w:ilvl w:val="0"/>
          <w:numId w:val="1009"/>
        </w:numPr>
      </w:pPr>
      <w:r>
        <w:rPr>
          <w:b/>
          <w:bCs/>
        </w:rPr>
        <w:t xml:space="preserve">CSS Optimization</w:t>
      </w:r>
      <w:r>
        <w:t xml:space="preserve">: Minification, unused code elimination, and efficient caching strategies</w:t>
      </w:r>
    </w:p>
    <w:p>
      <w:pPr>
        <w:pStyle w:val="Compact"/>
        <w:numPr>
          <w:ilvl w:val="0"/>
          <w:numId w:val="1009"/>
        </w:numPr>
      </w:pPr>
      <w:r>
        <w:rPr>
          <w:b/>
          <w:bCs/>
        </w:rPr>
        <w:t xml:space="preserve">JavaScript Optimization</w:t>
      </w:r>
      <w:r>
        <w:t xml:space="preserve">: Module loading, code splitting, and configuration caching</w:t>
      </w:r>
    </w:p>
    <w:p>
      <w:pPr>
        <w:pStyle w:val="Compact"/>
        <w:numPr>
          <w:ilvl w:val="0"/>
          <w:numId w:val="1009"/>
        </w:numPr>
      </w:pPr>
      <w:r>
        <w:rPr>
          <w:b/>
          <w:bCs/>
        </w:rPr>
        <w:t xml:space="preserve">Build Performance</w:t>
      </w:r>
      <w:r>
        <w:t xml:space="preserve">: Incremental builds, parallel processing, and memory management</w:t>
      </w:r>
    </w:p>
    <w:p>
      <w:pPr>
        <w:pStyle w:val="Compact"/>
        <w:numPr>
          <w:ilvl w:val="0"/>
          <w:numId w:val="1009"/>
        </w:numPr>
      </w:pPr>
      <w:r>
        <w:rPr>
          <w:b/>
          <w:bCs/>
        </w:rPr>
        <w:t xml:space="preserve">Delivery Optimization</w:t>
      </w:r>
      <w:r>
        <w:t xml:space="preserve">: CDN integration, lazy loading, and efficient asset delivery</w:t>
      </w:r>
    </w:p>
    <w:bookmarkEnd w:id="66"/>
    <w:bookmarkEnd w:id="67"/>
    <w:bookmarkStart w:id="71" w:name="future-considerations"/>
    <w:p>
      <w:pPr>
        <w:pStyle w:val="Heading2"/>
      </w:pPr>
      <w:r>
        <w:t xml:space="preserve">7 Future Considerations</w:t>
      </w:r>
    </w:p>
    <w:bookmarkStart w:id="68" w:name="multi-brand-architecture-in-headless-aem"/>
    <w:p>
      <w:pPr>
        <w:pStyle w:val="Heading3"/>
      </w:pPr>
      <w:r>
        <w:t xml:space="preserve">7.1 Multi-Brand Architecture in Headless AEM</w:t>
      </w:r>
    </w:p>
    <w:p>
      <w:pPr>
        <w:pStyle w:val="FirstParagraph"/>
      </w:pPr>
      <w:r>
        <w:t xml:space="preserve">A headless CMS approach, like AEM, decouples the backend (content management) from the frontend (presentation layer). This approach allows developers to use AEM solely for content creation and management while using other technologies for rendering and displaying content on various channels. It offers benefits like flexibility, scalability, and the ability to deliver content to different platforms, enabling organizations to future-proof their multi-brand digital experiences.</w:t>
      </w:r>
    </w:p>
    <w:bookmarkEnd w:id="68"/>
    <w:bookmarkStart w:id="69" w:name="advanced-theme-management"/>
    <w:p>
      <w:pPr>
        <w:pStyle w:val="Heading3"/>
      </w:pPr>
      <w:r>
        <w:t xml:space="preserve">7.2 Advanced Theme Management</w:t>
      </w:r>
    </w:p>
    <w:p>
      <w:pPr>
        <w:pStyle w:val="FirstParagraph"/>
      </w:pPr>
      <w:r>
        <w:t xml:space="preserve">Future enhancements to the theme management system could include:</w:t>
      </w:r>
    </w:p>
    <w:p>
      <w:pPr>
        <w:pStyle w:val="Compact"/>
        <w:numPr>
          <w:ilvl w:val="0"/>
          <w:numId w:val="1010"/>
        </w:numPr>
      </w:pPr>
      <w:r>
        <w:rPr>
          <w:b/>
          <w:bCs/>
        </w:rPr>
        <w:t xml:space="preserve">Dynamic Theme Switching</w:t>
      </w:r>
      <w:r>
        <w:t xml:space="preserve">: Real-time theme switching based on user preferences</w:t>
      </w:r>
    </w:p>
    <w:p>
      <w:pPr>
        <w:pStyle w:val="Compact"/>
        <w:numPr>
          <w:ilvl w:val="0"/>
          <w:numId w:val="1010"/>
        </w:numPr>
      </w:pPr>
      <w:r>
        <w:rPr>
          <w:b/>
          <w:bCs/>
        </w:rPr>
        <w:t xml:space="preserve">Advanced Personalization</w:t>
      </w:r>
      <w:r>
        <w:t xml:space="preserve">: AI-driven theme recommendations based on user behavior</w:t>
      </w:r>
    </w:p>
    <w:p>
      <w:pPr>
        <w:pStyle w:val="Compact"/>
        <w:numPr>
          <w:ilvl w:val="0"/>
          <w:numId w:val="1010"/>
        </w:numPr>
      </w:pPr>
      <w:r>
        <w:rPr>
          <w:b/>
          <w:bCs/>
        </w:rPr>
        <w:t xml:space="preserve">Theme Analytics</w:t>
      </w:r>
      <w:r>
        <w:t xml:space="preserve">: Comprehensive analytics for theme performance and user engagement</w:t>
      </w:r>
    </w:p>
    <w:p>
      <w:pPr>
        <w:pStyle w:val="Compact"/>
        <w:numPr>
          <w:ilvl w:val="0"/>
          <w:numId w:val="1010"/>
        </w:numPr>
      </w:pPr>
      <w:r>
        <w:rPr>
          <w:b/>
          <w:bCs/>
        </w:rPr>
        <w:t xml:space="preserve">Automated Theme Generation</w:t>
      </w:r>
      <w:r>
        <w:t xml:space="preserve">: AI-assisted theme creation based on brand guidelines</w:t>
      </w:r>
    </w:p>
    <w:bookmarkEnd w:id="69"/>
    <w:bookmarkStart w:id="70" w:name="performance-optimization-strategies"/>
    <w:p>
      <w:pPr>
        <w:pStyle w:val="Heading3"/>
      </w:pPr>
      <w:r>
        <w:t xml:space="preserve">7.3 Performance Optimization Strategies</w:t>
      </w:r>
    </w:p>
    <w:p>
      <w:pPr>
        <w:pStyle w:val="FirstParagraph"/>
      </w:pPr>
      <w:r>
        <w:t xml:space="preserve">Advanced performance optimization strategies could include:</w:t>
      </w:r>
    </w:p>
    <w:p>
      <w:pPr>
        <w:pStyle w:val="Compact"/>
        <w:numPr>
          <w:ilvl w:val="0"/>
          <w:numId w:val="1011"/>
        </w:numPr>
      </w:pPr>
      <w:r>
        <w:rPr>
          <w:b/>
          <w:bCs/>
        </w:rPr>
        <w:t xml:space="preserve">Web Workers</w:t>
      </w:r>
      <w:r>
        <w:t xml:space="preserve">: Background processing for complex brand-specific operations</w:t>
      </w:r>
    </w:p>
    <w:p>
      <w:pPr>
        <w:pStyle w:val="Compact"/>
        <w:numPr>
          <w:ilvl w:val="0"/>
          <w:numId w:val="1011"/>
        </w:numPr>
      </w:pPr>
      <w:r>
        <w:rPr>
          <w:b/>
          <w:bCs/>
        </w:rPr>
        <w:t xml:space="preserve">Service Workers</w:t>
      </w:r>
      <w:r>
        <w:t xml:space="preserve">: Offline capabilities and advanced caching strategies</w:t>
      </w:r>
    </w:p>
    <w:p>
      <w:pPr>
        <w:pStyle w:val="Compact"/>
        <w:numPr>
          <w:ilvl w:val="0"/>
          <w:numId w:val="1011"/>
        </w:numPr>
      </w:pPr>
      <w:r>
        <w:rPr>
          <w:b/>
          <w:bCs/>
        </w:rPr>
        <w:t xml:space="preserve">Progressive Web App Features</w:t>
      </w:r>
      <w:r>
        <w:t xml:space="preserve">: Enhanced user experience across all brands</w:t>
      </w:r>
    </w:p>
    <w:p>
      <w:pPr>
        <w:pStyle w:val="Compact"/>
        <w:numPr>
          <w:ilvl w:val="0"/>
          <w:numId w:val="1011"/>
        </w:numPr>
      </w:pPr>
      <w:r>
        <w:rPr>
          <w:b/>
          <w:bCs/>
        </w:rPr>
        <w:t xml:space="preserve">Advanced CDN Integration</w:t>
      </w:r>
      <w:r>
        <w:t xml:space="preserve">: Intelligent content delivery based on user location and brand requirements</w:t>
      </w:r>
    </w:p>
    <w:bookmarkEnd w:id="70"/>
    <w:bookmarkEnd w:id="71"/>
    <w:bookmarkStart w:id="72" w:name="conclusions"/>
    <w:p>
      <w:pPr>
        <w:pStyle w:val="Heading2"/>
      </w:pPr>
      <w:r>
        <w:t xml:space="preserve">8 Conclusions</w:t>
      </w:r>
    </w:p>
    <w:p>
      <w:pPr>
        <w:pStyle w:val="FirstParagraph"/>
      </w:pPr>
      <w:r>
        <w:t xml:space="preserve">In this whitepaper, we explored the methods of implementing a comprehensive Multi-Brand Architecture that leverages Adobe Experience Manager (AEM) as a powerful platform for managing multiple brand experiences. By adopting this approach, organizations can unlock a variety of benefits, empower their development teams, and create seamless, future-proof digital experiences for their users across all brands.</w:t>
      </w:r>
    </w:p>
    <w:p>
      <w:pPr>
        <w:pStyle w:val="BodyText"/>
      </w:pPr>
      <w:r>
        <w:t xml:space="preserve">The combined benefits of AEM and Multi-Brand Architecture create a powerful system that enhances performance, scalability, and flexibility while fostering collaboration and innovation. This modern approach ensures organizations can deliver exceptional brand experiences to their users, maintain brand consistency, and adapt to future challenges in the rapidly evolving digital landscape.</w:t>
      </w:r>
    </w:p>
    <w:p>
      <w:pPr>
        <w:pStyle w:val="BodyText"/>
      </w:pPr>
      <w:r>
        <w:t xml:space="preserve">Key advantages of the Multi-Brand Architecture include:</w:t>
      </w:r>
    </w:p>
    <w:p>
      <w:pPr>
        <w:pStyle w:val="Compact"/>
        <w:numPr>
          <w:ilvl w:val="0"/>
          <w:numId w:val="1012"/>
        </w:numPr>
      </w:pPr>
      <w:r>
        <w:rPr>
          <w:b/>
          <w:bCs/>
        </w:rPr>
        <w:t xml:space="preserve">Scalability</w:t>
      </w:r>
      <w:r>
        <w:t xml:space="preserve">: Support for unlimited brands and themes</w:t>
      </w:r>
    </w:p>
    <w:p>
      <w:pPr>
        <w:pStyle w:val="Compact"/>
        <w:numPr>
          <w:ilvl w:val="0"/>
          <w:numId w:val="1012"/>
        </w:numPr>
      </w:pPr>
      <w:r>
        <w:rPr>
          <w:b/>
          <w:bCs/>
        </w:rPr>
        <w:t xml:space="preserve">Efficiency</w:t>
      </w:r>
      <w:r>
        <w:t xml:space="preserve">: Shared components and styles reduce development time</w:t>
      </w:r>
    </w:p>
    <w:p>
      <w:pPr>
        <w:pStyle w:val="Compact"/>
        <w:numPr>
          <w:ilvl w:val="0"/>
          <w:numId w:val="1012"/>
        </w:numPr>
      </w:pPr>
      <w:r>
        <w:rPr>
          <w:b/>
          <w:bCs/>
        </w:rPr>
        <w:t xml:space="preserve">Consistency</w:t>
      </w:r>
      <w:r>
        <w:t xml:space="preserve">: Centralized design system ensures brand consistency</w:t>
      </w:r>
    </w:p>
    <w:p>
      <w:pPr>
        <w:pStyle w:val="Compact"/>
        <w:numPr>
          <w:ilvl w:val="0"/>
          <w:numId w:val="1012"/>
        </w:numPr>
      </w:pPr>
      <w:r>
        <w:rPr>
          <w:b/>
          <w:bCs/>
        </w:rPr>
        <w:t xml:space="preserve">Flexibility</w:t>
      </w:r>
      <w:r>
        <w:t xml:space="preserve">: Comprehensive customization options for each brand</w:t>
      </w:r>
    </w:p>
    <w:p>
      <w:pPr>
        <w:pStyle w:val="Compact"/>
        <w:numPr>
          <w:ilvl w:val="0"/>
          <w:numId w:val="1012"/>
        </w:numPr>
      </w:pPr>
      <w:r>
        <w:rPr>
          <w:b/>
          <w:bCs/>
        </w:rPr>
        <w:t xml:space="preserve">Maintainability</w:t>
      </w:r>
      <w:r>
        <w:t xml:space="preserve">: Automated build system reduces maintenance overhead</w:t>
      </w:r>
    </w:p>
    <w:p>
      <w:pPr>
        <w:pStyle w:val="Compact"/>
        <w:numPr>
          <w:ilvl w:val="0"/>
          <w:numId w:val="1012"/>
        </w:numPr>
      </w:pPr>
      <w:r>
        <w:rPr>
          <w:b/>
          <w:bCs/>
        </w:rPr>
        <w:t xml:space="preserve">Performance</w:t>
      </w:r>
      <w:r>
        <w:t xml:space="preserve">: Optimized CSS generation and loading strategies</w:t>
      </w:r>
    </w:p>
    <w:bookmarkEnd w:id="72"/>
    <w:bookmarkStart w:id="92" w:name="resources"/>
    <w:p>
      <w:pPr>
        <w:pStyle w:val="Heading2"/>
      </w:pPr>
      <w:r>
        <w:t xml:space="preserve">9 Resources</w:t>
      </w:r>
    </w:p>
    <w:bookmarkStart w:id="78" w:name="documentation-and-guides"/>
    <w:p>
      <w:pPr>
        <w:pStyle w:val="Heading3"/>
      </w:pPr>
      <w:r>
        <w:t xml:space="preserve">Documentation and Guides</w:t>
      </w:r>
    </w:p>
    <w:p>
      <w:pPr>
        <w:pStyle w:val="Compact"/>
        <w:numPr>
          <w:ilvl w:val="0"/>
          <w:numId w:val="1013"/>
        </w:numPr>
      </w:pPr>
      <w:hyperlink r:id="rId73">
        <w:r>
          <w:rPr>
            <w:rStyle w:val="Hyperlink"/>
          </w:rPr>
          <w:t xml:space="preserve">AEM Documentation</w:t>
        </w:r>
      </w:hyperlink>
    </w:p>
    <w:p>
      <w:pPr>
        <w:pStyle w:val="Compact"/>
        <w:numPr>
          <w:ilvl w:val="0"/>
          <w:numId w:val="1013"/>
        </w:numPr>
      </w:pPr>
      <w:hyperlink r:id="rId74">
        <w:r>
          <w:rPr>
            <w:rStyle w:val="Hyperlink"/>
          </w:rPr>
          <w:t xml:space="preserve">Developer Tutorial</w:t>
        </w:r>
      </w:hyperlink>
    </w:p>
    <w:p>
      <w:pPr>
        <w:pStyle w:val="Compact"/>
        <w:numPr>
          <w:ilvl w:val="0"/>
          <w:numId w:val="1013"/>
        </w:numPr>
      </w:pPr>
      <w:hyperlink r:id="rId75">
        <w:r>
          <w:rPr>
            <w:rStyle w:val="Hyperlink"/>
          </w:rPr>
          <w:t xml:space="preserve">The Anatomy of a Project</w:t>
        </w:r>
      </w:hyperlink>
    </w:p>
    <w:p>
      <w:pPr>
        <w:pStyle w:val="Compact"/>
        <w:numPr>
          <w:ilvl w:val="0"/>
          <w:numId w:val="1013"/>
        </w:numPr>
      </w:pPr>
      <w:hyperlink r:id="rId76">
        <w:r>
          <w:rPr>
            <w:rStyle w:val="Hyperlink"/>
          </w:rPr>
          <w:t xml:space="preserve">Web Performance</w:t>
        </w:r>
      </w:hyperlink>
    </w:p>
    <w:p>
      <w:pPr>
        <w:pStyle w:val="Compact"/>
        <w:numPr>
          <w:ilvl w:val="0"/>
          <w:numId w:val="1013"/>
        </w:numPr>
      </w:pPr>
      <w:hyperlink r:id="rId77">
        <w:r>
          <w:rPr>
            <w:rStyle w:val="Hyperlink"/>
          </w:rPr>
          <w:t xml:space="preserve">Markup, Sections, Blocks, and Auto Blocking</w:t>
        </w:r>
      </w:hyperlink>
    </w:p>
    <w:bookmarkEnd w:id="78"/>
    <w:bookmarkStart w:id="82" w:name="multi-brand-architecture-resources"/>
    <w:p>
      <w:pPr>
        <w:pStyle w:val="Heading3"/>
      </w:pPr>
      <w:r>
        <w:t xml:space="preserve">Multi-Brand Architecture Resources</w:t>
      </w:r>
    </w:p>
    <w:p>
      <w:pPr>
        <w:pStyle w:val="Compact"/>
        <w:numPr>
          <w:ilvl w:val="0"/>
          <w:numId w:val="1014"/>
        </w:numPr>
      </w:pPr>
      <w:hyperlink r:id="rId79">
        <w:r>
          <w:rPr>
            <w:rStyle w:val="Hyperlink"/>
          </w:rPr>
          <w:t xml:space="preserve">GitHub Repository</w:t>
        </w:r>
      </w:hyperlink>
    </w:p>
    <w:p>
      <w:pPr>
        <w:pStyle w:val="Compact"/>
        <w:numPr>
          <w:ilvl w:val="0"/>
          <w:numId w:val="1014"/>
        </w:numPr>
      </w:pPr>
      <w:hyperlink r:id="rId80">
        <w:r>
          <w:rPr>
            <w:rStyle w:val="Hyperlink"/>
          </w:rPr>
          <w:t xml:space="preserve">Project Documentation</w:t>
        </w:r>
      </w:hyperlink>
    </w:p>
    <w:p>
      <w:pPr>
        <w:pStyle w:val="Compact"/>
        <w:numPr>
          <w:ilvl w:val="0"/>
          <w:numId w:val="1014"/>
        </w:numPr>
      </w:pPr>
      <w:hyperlink r:id="rId81">
        <w:r>
          <w:rPr>
            <w:rStyle w:val="Hyperlink"/>
          </w:rPr>
          <w:t xml:space="preserve">Community Support</w:t>
        </w:r>
      </w:hyperlink>
    </w:p>
    <w:bookmarkEnd w:id="82"/>
    <w:bookmarkStart w:id="86" w:name="development-tools"/>
    <w:p>
      <w:pPr>
        <w:pStyle w:val="Heading3"/>
      </w:pPr>
      <w:r>
        <w:t xml:space="preserve">Development Tools</w:t>
      </w:r>
    </w:p>
    <w:p>
      <w:pPr>
        <w:pStyle w:val="Compact"/>
        <w:numPr>
          <w:ilvl w:val="0"/>
          <w:numId w:val="1015"/>
        </w:numPr>
      </w:pPr>
      <w:hyperlink r:id="rId83">
        <w:r>
          <w:rPr>
            <w:rStyle w:val="Hyperlink"/>
          </w:rPr>
          <w:t xml:space="preserve">AEM CLI</w:t>
        </w:r>
      </w:hyperlink>
    </w:p>
    <w:p>
      <w:pPr>
        <w:pStyle w:val="Compact"/>
        <w:numPr>
          <w:ilvl w:val="0"/>
          <w:numId w:val="1015"/>
        </w:numPr>
      </w:pPr>
      <w:hyperlink r:id="rId84">
        <w:r>
          <w:rPr>
            <w:rStyle w:val="Hyperlink"/>
          </w:rPr>
          <w:t xml:space="preserve">AEM Code Sync GitHub App</w:t>
        </w:r>
      </w:hyperlink>
    </w:p>
    <w:p>
      <w:pPr>
        <w:pStyle w:val="Compact"/>
        <w:numPr>
          <w:ilvl w:val="0"/>
          <w:numId w:val="1015"/>
        </w:numPr>
      </w:pPr>
      <w:hyperlink r:id="rId85">
        <w:r>
          <w:rPr>
            <w:rStyle w:val="Hyperlink"/>
          </w:rPr>
          <w:t xml:space="preserve">Adobe AEM Boilerplate</w:t>
        </w:r>
      </w:hyperlink>
    </w:p>
    <w:bookmarkEnd w:id="86"/>
    <w:bookmarkStart w:id="91" w:name="best-practices-and-standards"/>
    <w:p>
      <w:pPr>
        <w:pStyle w:val="Heading3"/>
      </w:pPr>
      <w:r>
        <w:t xml:space="preserve">Best Practices and Standards</w:t>
      </w:r>
    </w:p>
    <w:p>
      <w:pPr>
        <w:pStyle w:val="Compact"/>
        <w:numPr>
          <w:ilvl w:val="0"/>
          <w:numId w:val="1016"/>
        </w:numPr>
      </w:pPr>
      <w:hyperlink r:id="rId87">
        <w:r>
          <w:rPr>
            <w:rStyle w:val="Hyperlink"/>
          </w:rPr>
          <w:t xml:space="preserve">CSS Custom Properties</w:t>
        </w:r>
      </w:hyperlink>
    </w:p>
    <w:p>
      <w:pPr>
        <w:pStyle w:val="Compact"/>
        <w:numPr>
          <w:ilvl w:val="0"/>
          <w:numId w:val="1016"/>
        </w:numPr>
      </w:pPr>
      <w:hyperlink r:id="rId88">
        <w:r>
          <w:rPr>
            <w:rStyle w:val="Hyperlink"/>
          </w:rPr>
          <w:t xml:space="preserve">Component Architecture</w:t>
        </w:r>
      </w:hyperlink>
    </w:p>
    <w:p>
      <w:pPr>
        <w:pStyle w:val="Compact"/>
        <w:numPr>
          <w:ilvl w:val="0"/>
          <w:numId w:val="1016"/>
        </w:numPr>
      </w:pPr>
      <w:hyperlink r:id="rId89">
        <w:r>
          <w:rPr>
            <w:rStyle w:val="Hyperlink"/>
          </w:rPr>
          <w:t xml:space="preserve">Design Systems</w:t>
        </w:r>
      </w:hyperlink>
    </w:p>
    <w:p>
      <w:pPr>
        <w:pStyle w:val="Compact"/>
        <w:numPr>
          <w:ilvl w:val="0"/>
          <w:numId w:val="1016"/>
        </w:numPr>
      </w:pPr>
      <w:hyperlink r:id="rId90">
        <w:r>
          <w:rPr>
            <w:rStyle w:val="Hyperlink"/>
          </w:rPr>
          <w:t xml:space="preserve">Micro Frontend Architecture</w:t>
        </w:r>
      </w:hyperlink>
    </w:p>
    <w:p>
      <w:r>
        <w:pict>
          <v:rect style="width:0;height:1.5pt" o:hralign="center" o:hrstd="t" o:hr="t"/>
        </w:pict>
      </w:r>
    </w:p>
    <w:p>
      <w:pPr>
        <w:pStyle w:val="FirstParagraph"/>
      </w:pPr>
      <w:r>
        <w:rPr>
          <w:i/>
          <w:iCs/>
        </w:rPr>
        <w:t xml:space="preserve">This whitepaper provides a comprehensive overview of the EDS Multibrand system. For detailed technical documentation, implementation guides, and best practices, please refer to the project documentation at https://github.com/acs-ui/eds-multi-brand.</w:t>
      </w:r>
    </w:p>
    <w:bookmarkEnd w:id="91"/>
    <w:bookmarkEnd w:id="92"/>
    <w:bookmarkEnd w:id="93"/>
    <w:sectPr w:rsidR="008C4DEF" w:rsidRPr="00910129">
      <w:headerReference r:id="rId28" w:type="default"/>
      <w:footerReference r:id="rId29" w:type="even"/>
      <w:footerReference r:id="rId30" w:type="default"/>
      <w:footerReference r:id="rId31" w:type="first"/>
      <w:pgSz w:h="16840" w:w="11900"/>
      <w:pgMar w:bottom="1440" w:footer="708" w:gutter="0" w:header="397" w:left="1440" w:right="1440"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dobe Clean ExtraBold">
    <w:altName w:val="Calibri"/>
    <w:panose1 w:val="020B0903020404020204"/>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0002AFF" w:usb1="C000247B" w:usb2="00000009" w:usb3="00000000" w:csb0="000001FF" w:csb1="00000000"/>
  </w:font>
  <w:font w:name="Adobe Clean Light">
    <w:panose1 w:val="020B0604020202020204"/>
    <w:charset w:val="00"/>
    <w:family w:val="swiss"/>
    <w:notTrueType/>
    <w:pitch w:val="variable"/>
    <w:sig w:usb0="20000287" w:usb1="00000001"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dobe Clean">
    <w:panose1 w:val="020B0604020202020204"/>
    <w:charset w:val="00"/>
    <w:family w:val="swiss"/>
    <w:notTrueType/>
    <w:pitch w:val="variable"/>
    <w:sig w:usb0="20000287" w:usb1="00000001"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Adobe Clean SemiLight">
    <w:panose1 w:val="020B0604020202020204"/>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B22DF" w14:textId="6B9E16E1" w:rsidR="000E3CD2" w:rsidRDefault="009F7C7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4DC57FE8" w14:textId="77777777" w:rsidR="000E3CD2" w:rsidRDefault="000E3C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84329207"/>
      <w:docPartObj>
        <w:docPartGallery w:val="Page Numbers (Bottom of Page)"/>
        <w:docPartUnique/>
      </w:docPartObj>
    </w:sdtPr>
    <w:sdtContent>
      <w:p w14:paraId="2B526332" w14:textId="77777777" w:rsidR="000E3CD2" w:rsidRDefault="009F7C7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2B4421E" w14:textId="77777777" w:rsidR="000E3CD2" w:rsidRDefault="000E3C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A2C78" w14:textId="77777777" w:rsidR="000E3CD2" w:rsidRDefault="000E3CD2">
    <w:pPr>
      <w:pStyle w:val="Footer"/>
      <w:tabs>
        <w:tab w:val="center" w:pos="3686"/>
      </w:tabs>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5685E" w14:textId="3A3C4093" w:rsidR="000E3CD2" w:rsidRPr="00CC47F4" w:rsidRDefault="009F7C7A" w:rsidP="00CC47F4">
    <w:pPr>
      <w:pStyle w:val="PageHeader"/>
      <w:ind w:left="0"/>
      <w:rPr>
        <w:b/>
        <w:bCs/>
      </w:rPr>
    </w:pPr>
    <w:r w:rsidRPr="00CC47F4">
      <w:rPr>
        <w:b/>
        <w:bCs/>
        <w:noProof/>
      </w:rPr>
      <mc:AlternateContent>
        <mc:Choice Requires="wpg">
          <w:drawing>
            <wp:anchor distT="0" distB="0" distL="114300" distR="114300" simplePos="0" relativeHeight="251658241" behindDoc="0" locked="0" layoutInCell="1" allowOverlap="1" wp14:anchorId="6C5DA907" wp14:editId="72F55829">
              <wp:simplePos x="0" y="0"/>
              <wp:positionH relativeFrom="rightMargin">
                <wp:posOffset>342900</wp:posOffset>
              </wp:positionH>
              <wp:positionV relativeFrom="paragraph">
                <wp:posOffset>-50800</wp:posOffset>
              </wp:positionV>
              <wp:extent cx="304800" cy="431800"/>
              <wp:effectExtent l="0" t="0" r="0" b="6350"/>
              <wp:wrapNone/>
              <wp:docPr id="13" name="Group 13"/>
              <wp:cNvGraphicFramePr/>
              <a:graphic xmlns:a="http://schemas.openxmlformats.org/drawingml/2006/main">
                <a:graphicData uri="http://schemas.microsoft.com/office/word/2010/wordprocessingGroup">
                  <wpg:wgp>
                    <wpg:cNvGrpSpPr/>
                    <wpg:grpSpPr>
                      <a:xfrm>
                        <a:off x="0" y="0"/>
                        <a:ext cx="304800" cy="431800"/>
                        <a:chOff x="0" y="0"/>
                        <a:chExt cx="527685" cy="721360"/>
                      </a:xfrm>
                    </wpg:grpSpPr>
                    <wps:wsp>
                      <wps:cNvPr id="14" name="Freeform: Shape 14"/>
                      <wps:cNvSpPr>
                        <a:spLocks/>
                      </wps:cNvSpPr>
                      <wps:spPr bwMode="auto">
                        <a:xfrm>
                          <a:off x="6350" y="546100"/>
                          <a:ext cx="521335" cy="175260"/>
                        </a:xfrm>
                        <a:custGeom>
                          <a:avLst/>
                          <a:gdLst>
                            <a:gd name="T0" fmla="+- 0 10663 10512"/>
                            <a:gd name="T1" fmla="*/ T0 w 821"/>
                            <a:gd name="T2" fmla="+- 0 -839 -1003"/>
                            <a:gd name="T3" fmla="*/ -839 h 276"/>
                            <a:gd name="T4" fmla="+- 0 10626 10512"/>
                            <a:gd name="T5" fmla="*/ T4 w 821"/>
                            <a:gd name="T6" fmla="+- 0 -988 -1003"/>
                            <a:gd name="T7" fmla="*/ -988 h 276"/>
                            <a:gd name="T8" fmla="+- 0 10584 10512"/>
                            <a:gd name="T9" fmla="*/ T8 w 821"/>
                            <a:gd name="T10" fmla="+- 0 -867 -1003"/>
                            <a:gd name="T11" fmla="*/ -867 h 276"/>
                            <a:gd name="T12" fmla="+- 0 10598 10512"/>
                            <a:gd name="T13" fmla="*/ T12 w 821"/>
                            <a:gd name="T14" fmla="+- 0 -942 -1003"/>
                            <a:gd name="T15" fmla="*/ -942 h 276"/>
                            <a:gd name="T16" fmla="+- 0 10618 10512"/>
                            <a:gd name="T17" fmla="*/ T16 w 821"/>
                            <a:gd name="T18" fmla="+- 0 -839 -1003"/>
                            <a:gd name="T19" fmla="*/ -839 h 276"/>
                            <a:gd name="T20" fmla="+- 0 10567 10512"/>
                            <a:gd name="T21" fmla="*/ T20 w 821"/>
                            <a:gd name="T22" fmla="+- 0 -970 -1003"/>
                            <a:gd name="T23" fmla="*/ -970 h 276"/>
                            <a:gd name="T24" fmla="+- 0 10513 10512"/>
                            <a:gd name="T25" fmla="*/ T24 w 821"/>
                            <a:gd name="T26" fmla="+- 0 -730 -1003"/>
                            <a:gd name="T27" fmla="*/ -730 h 276"/>
                            <a:gd name="T28" fmla="+- 0 10570 10512"/>
                            <a:gd name="T29" fmla="*/ T28 w 821"/>
                            <a:gd name="T30" fmla="+- 0 -796 -1003"/>
                            <a:gd name="T31" fmla="*/ -796 h 276"/>
                            <a:gd name="T32" fmla="+- 0 10642 10512"/>
                            <a:gd name="T33" fmla="*/ T32 w 821"/>
                            <a:gd name="T34" fmla="+- 0 -730 -1003"/>
                            <a:gd name="T35" fmla="*/ -730 h 276"/>
                            <a:gd name="T36" fmla="+- 0 10838 10512"/>
                            <a:gd name="T37" fmla="*/ T36 w 821"/>
                            <a:gd name="T38" fmla="+- 0 -757 -1003"/>
                            <a:gd name="T39" fmla="*/ -757 h 276"/>
                            <a:gd name="T40" fmla="+- 0 10839 10512"/>
                            <a:gd name="T41" fmla="*/ T40 w 821"/>
                            <a:gd name="T42" fmla="+- 0 -1002 -1003"/>
                            <a:gd name="T43" fmla="*/ -1002 h 276"/>
                            <a:gd name="T44" fmla="+- 0 10792 10512"/>
                            <a:gd name="T45" fmla="*/ T44 w 821"/>
                            <a:gd name="T46" fmla="+- 0 -932 -1003"/>
                            <a:gd name="T47" fmla="*/ -932 h 276"/>
                            <a:gd name="T48" fmla="+- 0 10785 10512"/>
                            <a:gd name="T49" fmla="*/ T48 w 821"/>
                            <a:gd name="T50" fmla="+- 0 -770 -1003"/>
                            <a:gd name="T51" fmla="*/ -770 h 276"/>
                            <a:gd name="T52" fmla="+- 0 10747 10512"/>
                            <a:gd name="T53" fmla="*/ T52 w 821"/>
                            <a:gd name="T54" fmla="+- 0 -803 -1003"/>
                            <a:gd name="T55" fmla="*/ -803 h 276"/>
                            <a:gd name="T56" fmla="+- 0 10767 10512"/>
                            <a:gd name="T57" fmla="*/ T56 w 821"/>
                            <a:gd name="T58" fmla="+- 0 -887 -1003"/>
                            <a:gd name="T59" fmla="*/ -887 h 276"/>
                            <a:gd name="T60" fmla="+- 0 10792 10512"/>
                            <a:gd name="T61" fmla="*/ T60 w 821"/>
                            <a:gd name="T62" fmla="+- 0 -889 -1003"/>
                            <a:gd name="T63" fmla="*/ -889 h 276"/>
                            <a:gd name="T64" fmla="+- 0 10720 10512"/>
                            <a:gd name="T65" fmla="*/ T64 w 821"/>
                            <a:gd name="T66" fmla="+- 0 -902 -1003"/>
                            <a:gd name="T67" fmla="*/ -902 h 276"/>
                            <a:gd name="T68" fmla="+- 0 10719 10512"/>
                            <a:gd name="T69" fmla="*/ T68 w 821"/>
                            <a:gd name="T70" fmla="+- 0 -752 -1003"/>
                            <a:gd name="T71" fmla="*/ -752 h 276"/>
                            <a:gd name="T72" fmla="+- 0 10811 10512"/>
                            <a:gd name="T73" fmla="*/ T72 w 821"/>
                            <a:gd name="T74" fmla="+- 0 -731 -1003"/>
                            <a:gd name="T75" fmla="*/ -731 h 276"/>
                            <a:gd name="T76" fmla="+- 0 10840 10512"/>
                            <a:gd name="T77" fmla="*/ T76 w 821"/>
                            <a:gd name="T78" fmla="+- 0 -744 -1003"/>
                            <a:gd name="T79" fmla="*/ -744 h 276"/>
                            <a:gd name="T80" fmla="+- 0 10991 10512"/>
                            <a:gd name="T81" fmla="*/ T80 w 821"/>
                            <a:gd name="T82" fmla="+- 0 -905 -1003"/>
                            <a:gd name="T83" fmla="*/ -905 h 276"/>
                            <a:gd name="T84" fmla="+- 0 10961 10512"/>
                            <a:gd name="T85" fmla="*/ T84 w 821"/>
                            <a:gd name="T86" fmla="+- 0 -803 -1003"/>
                            <a:gd name="T87" fmla="*/ -803 h 276"/>
                            <a:gd name="T88" fmla="+- 0 10925 10512"/>
                            <a:gd name="T89" fmla="*/ T88 w 821"/>
                            <a:gd name="T90" fmla="+- 0 -773 -1003"/>
                            <a:gd name="T91" fmla="*/ -773 h 276"/>
                            <a:gd name="T92" fmla="+- 0 10911 10512"/>
                            <a:gd name="T93" fmla="*/ T92 w 821"/>
                            <a:gd name="T94" fmla="+- 0 -831 -1003"/>
                            <a:gd name="T95" fmla="*/ -831 h 276"/>
                            <a:gd name="T96" fmla="+- 0 10937 10512"/>
                            <a:gd name="T97" fmla="*/ T96 w 821"/>
                            <a:gd name="T98" fmla="+- 0 -890 -1003"/>
                            <a:gd name="T99" fmla="*/ -890 h 276"/>
                            <a:gd name="T100" fmla="+- 0 10963 10512"/>
                            <a:gd name="T101" fmla="*/ T100 w 821"/>
                            <a:gd name="T102" fmla="+- 0 -830 -1003"/>
                            <a:gd name="T103" fmla="*/ -830 h 276"/>
                            <a:gd name="T104" fmla="+- 0 10883 10512"/>
                            <a:gd name="T105" fmla="*/ T104 w 821"/>
                            <a:gd name="T106" fmla="+- 0 -903 -1003"/>
                            <a:gd name="T107" fmla="*/ -903 h 276"/>
                            <a:gd name="T108" fmla="+- 0 10881 10512"/>
                            <a:gd name="T109" fmla="*/ T108 w 821"/>
                            <a:gd name="T110" fmla="+- 0 -757 -1003"/>
                            <a:gd name="T111" fmla="*/ -757 h 276"/>
                            <a:gd name="T112" fmla="+- 0 10991 10512"/>
                            <a:gd name="T113" fmla="*/ T112 w 821"/>
                            <a:gd name="T114" fmla="+- 0 -755 -1003"/>
                            <a:gd name="T115" fmla="*/ -755 h 276"/>
                            <a:gd name="T116" fmla="+- 0 11010 10512"/>
                            <a:gd name="T117" fmla="*/ T116 w 821"/>
                            <a:gd name="T118" fmla="+- 0 -831 -1003"/>
                            <a:gd name="T119" fmla="*/ -831 h 276"/>
                            <a:gd name="T120" fmla="+- 0 11156 10512"/>
                            <a:gd name="T121" fmla="*/ T120 w 821"/>
                            <a:gd name="T122" fmla="+- 0 -908 -1003"/>
                            <a:gd name="T123" fmla="*/ -908 h 276"/>
                            <a:gd name="T124" fmla="+- 0 11126 10512"/>
                            <a:gd name="T125" fmla="*/ T124 w 821"/>
                            <a:gd name="T126" fmla="+- 0 -805 -1003"/>
                            <a:gd name="T127" fmla="*/ -805 h 276"/>
                            <a:gd name="T128" fmla="+- 0 11085 10512"/>
                            <a:gd name="T129" fmla="*/ T128 w 821"/>
                            <a:gd name="T130" fmla="+- 0 -769 -1003"/>
                            <a:gd name="T131" fmla="*/ -769 h 276"/>
                            <a:gd name="T132" fmla="+- 0 11093 10512"/>
                            <a:gd name="T133" fmla="*/ T132 w 821"/>
                            <a:gd name="T134" fmla="+- 0 -890 -1003"/>
                            <a:gd name="T135" fmla="*/ -890 h 276"/>
                            <a:gd name="T136" fmla="+- 0 11127 10512"/>
                            <a:gd name="T137" fmla="*/ T136 w 821"/>
                            <a:gd name="T138" fmla="+- 0 -862 -1003"/>
                            <a:gd name="T139" fmla="*/ -862 h 276"/>
                            <a:gd name="T140" fmla="+- 0 11104 10512"/>
                            <a:gd name="T141" fmla="*/ T140 w 821"/>
                            <a:gd name="T142" fmla="+- 0 -932 -1003"/>
                            <a:gd name="T143" fmla="*/ -932 h 276"/>
                            <a:gd name="T144" fmla="+- 0 11082 10512"/>
                            <a:gd name="T145" fmla="*/ T144 w 821"/>
                            <a:gd name="T146" fmla="+- 0 -1002 -1003"/>
                            <a:gd name="T147" fmla="*/ -1002 h 276"/>
                            <a:gd name="T148" fmla="+- 0 11035 10512"/>
                            <a:gd name="T149" fmla="*/ T148 w 821"/>
                            <a:gd name="T150" fmla="+- 0 -736 -1003"/>
                            <a:gd name="T151" fmla="*/ -736 h 276"/>
                            <a:gd name="T152" fmla="+- 0 11061 10512"/>
                            <a:gd name="T153" fmla="*/ T152 w 821"/>
                            <a:gd name="T154" fmla="+- 0 -729 -1003"/>
                            <a:gd name="T155" fmla="*/ -729 h 276"/>
                            <a:gd name="T156" fmla="+- 0 11150 10512"/>
                            <a:gd name="T157" fmla="*/ T156 w 821"/>
                            <a:gd name="T158" fmla="+- 0 -755 -1003"/>
                            <a:gd name="T159" fmla="*/ -755 h 276"/>
                            <a:gd name="T160" fmla="+- 0 11332 10512"/>
                            <a:gd name="T161" fmla="*/ T160 w 821"/>
                            <a:gd name="T162" fmla="+- 0 -853 -1003"/>
                            <a:gd name="T163" fmla="*/ -853 h 276"/>
                            <a:gd name="T164" fmla="+- 0 11318 10512"/>
                            <a:gd name="T165" fmla="*/ T164 w 821"/>
                            <a:gd name="T166" fmla="+- 0 -906 -1003"/>
                            <a:gd name="T167" fmla="*/ -906 h 276"/>
                            <a:gd name="T168" fmla="+- 0 11288 10512"/>
                            <a:gd name="T169" fmla="*/ T168 w 821"/>
                            <a:gd name="T170" fmla="+- 0 -858 -1003"/>
                            <a:gd name="T171" fmla="*/ -858 h 276"/>
                            <a:gd name="T172" fmla="+- 0 11245 10512"/>
                            <a:gd name="T173" fmla="*/ T172 w 821"/>
                            <a:gd name="T174" fmla="+- 0 -870 -1003"/>
                            <a:gd name="T175" fmla="*/ -870 h 276"/>
                            <a:gd name="T176" fmla="+- 0 11283 10512"/>
                            <a:gd name="T177" fmla="*/ T176 w 821"/>
                            <a:gd name="T178" fmla="+- 0 -892 -1003"/>
                            <a:gd name="T179" fmla="*/ -892 h 276"/>
                            <a:gd name="T180" fmla="+- 0 11237 10512"/>
                            <a:gd name="T181" fmla="*/ T180 w 821"/>
                            <a:gd name="T182" fmla="+- 0 -924 -1003"/>
                            <a:gd name="T183" fmla="*/ -924 h 276"/>
                            <a:gd name="T184" fmla="+- 0 11200 10512"/>
                            <a:gd name="T185" fmla="*/ T184 w 821"/>
                            <a:gd name="T186" fmla="+- 0 -787 -1003"/>
                            <a:gd name="T187" fmla="*/ -787 h 276"/>
                            <a:gd name="T188" fmla="+- 0 11287 10512"/>
                            <a:gd name="T189" fmla="*/ T188 w 821"/>
                            <a:gd name="T190" fmla="+- 0 -727 -1003"/>
                            <a:gd name="T191" fmla="*/ -727 h 276"/>
                            <a:gd name="T192" fmla="+- 0 11319 10512"/>
                            <a:gd name="T193" fmla="*/ T192 w 821"/>
                            <a:gd name="T194" fmla="+- 0 -737 -1003"/>
                            <a:gd name="T195" fmla="*/ -737 h 276"/>
                            <a:gd name="T196" fmla="+- 0 11316 10512"/>
                            <a:gd name="T197" fmla="*/ T196 w 821"/>
                            <a:gd name="T198" fmla="+- 0 -775 -1003"/>
                            <a:gd name="T199" fmla="*/ -775 h 276"/>
                            <a:gd name="T200" fmla="+- 0 11265 10512"/>
                            <a:gd name="T201" fmla="*/ T200 w 821"/>
                            <a:gd name="T202" fmla="+- 0 -772 -1003"/>
                            <a:gd name="T203" fmla="*/ -772 h 276"/>
                            <a:gd name="T204" fmla="+- 0 11310 10512"/>
                            <a:gd name="T205" fmla="*/ T204 w 821"/>
                            <a:gd name="T206" fmla="+- 0 -819 -1003"/>
                            <a:gd name="T207" fmla="*/ -819 h 276"/>
                            <a:gd name="T208" fmla="+- 0 11329 10512"/>
                            <a:gd name="T209" fmla="*/ T208 w 821"/>
                            <a:gd name="T210" fmla="+- 0 -821 -1003"/>
                            <a:gd name="T211" fmla="*/ -821 h 276"/>
                            <a:gd name="T212" fmla="+- 0 11332 10512"/>
                            <a:gd name="T213" fmla="*/ T212 w 821"/>
                            <a:gd name="T214" fmla="+- 0 -853 -1003"/>
                            <a:gd name="T215" fmla="*/ -853 h 2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821" h="276">
                              <a:moveTo>
                                <a:pt x="178" y="272"/>
                              </a:moveTo>
                              <a:lnTo>
                                <a:pt x="177" y="270"/>
                              </a:lnTo>
                              <a:lnTo>
                                <a:pt x="162" y="207"/>
                              </a:lnTo>
                              <a:lnTo>
                                <a:pt x="151" y="164"/>
                              </a:lnTo>
                              <a:lnTo>
                                <a:pt x="126" y="61"/>
                              </a:lnTo>
                              <a:lnTo>
                                <a:pt x="115" y="18"/>
                              </a:lnTo>
                              <a:lnTo>
                                <a:pt x="115" y="16"/>
                              </a:lnTo>
                              <a:lnTo>
                                <a:pt x="114" y="15"/>
                              </a:lnTo>
                              <a:lnTo>
                                <a:pt x="106" y="15"/>
                              </a:lnTo>
                              <a:lnTo>
                                <a:pt x="106" y="164"/>
                              </a:lnTo>
                              <a:lnTo>
                                <a:pt x="67" y="164"/>
                              </a:lnTo>
                              <a:lnTo>
                                <a:pt x="72" y="136"/>
                              </a:lnTo>
                              <a:lnTo>
                                <a:pt x="77" y="109"/>
                              </a:lnTo>
                              <a:lnTo>
                                <a:pt x="82" y="84"/>
                              </a:lnTo>
                              <a:lnTo>
                                <a:pt x="85" y="61"/>
                              </a:lnTo>
                              <a:lnTo>
                                <a:pt x="86" y="61"/>
                              </a:lnTo>
                              <a:lnTo>
                                <a:pt x="90" y="85"/>
                              </a:lnTo>
                              <a:lnTo>
                                <a:pt x="95" y="112"/>
                              </a:lnTo>
                              <a:lnTo>
                                <a:pt x="101" y="139"/>
                              </a:lnTo>
                              <a:lnTo>
                                <a:pt x="106" y="164"/>
                              </a:lnTo>
                              <a:lnTo>
                                <a:pt x="106" y="15"/>
                              </a:lnTo>
                              <a:lnTo>
                                <a:pt x="56" y="15"/>
                              </a:lnTo>
                              <a:lnTo>
                                <a:pt x="55" y="16"/>
                              </a:lnTo>
                              <a:lnTo>
                                <a:pt x="55" y="33"/>
                              </a:lnTo>
                              <a:lnTo>
                                <a:pt x="53" y="40"/>
                              </a:lnTo>
                              <a:lnTo>
                                <a:pt x="0" y="269"/>
                              </a:lnTo>
                              <a:lnTo>
                                <a:pt x="0" y="272"/>
                              </a:lnTo>
                              <a:lnTo>
                                <a:pt x="1" y="273"/>
                              </a:lnTo>
                              <a:lnTo>
                                <a:pt x="43" y="273"/>
                              </a:lnTo>
                              <a:lnTo>
                                <a:pt x="44" y="272"/>
                              </a:lnTo>
                              <a:lnTo>
                                <a:pt x="45" y="270"/>
                              </a:lnTo>
                              <a:lnTo>
                                <a:pt x="58" y="207"/>
                              </a:lnTo>
                              <a:lnTo>
                                <a:pt x="115" y="207"/>
                              </a:lnTo>
                              <a:lnTo>
                                <a:pt x="129" y="270"/>
                              </a:lnTo>
                              <a:lnTo>
                                <a:pt x="129" y="272"/>
                              </a:lnTo>
                              <a:lnTo>
                                <a:pt x="130" y="273"/>
                              </a:lnTo>
                              <a:lnTo>
                                <a:pt x="177" y="273"/>
                              </a:lnTo>
                              <a:lnTo>
                                <a:pt x="178" y="272"/>
                              </a:lnTo>
                              <a:close/>
                              <a:moveTo>
                                <a:pt x="328" y="259"/>
                              </a:moveTo>
                              <a:lnTo>
                                <a:pt x="326" y="246"/>
                              </a:lnTo>
                              <a:lnTo>
                                <a:pt x="327" y="238"/>
                              </a:lnTo>
                              <a:lnTo>
                                <a:pt x="327" y="233"/>
                              </a:lnTo>
                              <a:lnTo>
                                <a:pt x="327" y="113"/>
                              </a:lnTo>
                              <a:lnTo>
                                <a:pt x="327" y="1"/>
                              </a:lnTo>
                              <a:lnTo>
                                <a:pt x="326" y="0"/>
                              </a:lnTo>
                              <a:lnTo>
                                <a:pt x="280" y="0"/>
                              </a:lnTo>
                              <a:lnTo>
                                <a:pt x="280" y="1"/>
                              </a:lnTo>
                              <a:lnTo>
                                <a:pt x="280" y="71"/>
                              </a:lnTo>
                              <a:lnTo>
                                <a:pt x="280" y="114"/>
                              </a:lnTo>
                              <a:lnTo>
                                <a:pt x="280" y="232"/>
                              </a:lnTo>
                              <a:lnTo>
                                <a:pt x="277" y="232"/>
                              </a:lnTo>
                              <a:lnTo>
                                <a:pt x="273" y="233"/>
                              </a:lnTo>
                              <a:lnTo>
                                <a:pt x="270" y="233"/>
                              </a:lnTo>
                              <a:lnTo>
                                <a:pt x="255" y="229"/>
                              </a:lnTo>
                              <a:lnTo>
                                <a:pt x="243" y="219"/>
                              </a:lnTo>
                              <a:lnTo>
                                <a:pt x="235" y="200"/>
                              </a:lnTo>
                              <a:lnTo>
                                <a:pt x="232" y="173"/>
                              </a:lnTo>
                              <a:lnTo>
                                <a:pt x="235" y="147"/>
                              </a:lnTo>
                              <a:lnTo>
                                <a:pt x="243" y="128"/>
                              </a:lnTo>
                              <a:lnTo>
                                <a:pt x="255" y="116"/>
                              </a:lnTo>
                              <a:lnTo>
                                <a:pt x="271" y="113"/>
                              </a:lnTo>
                              <a:lnTo>
                                <a:pt x="276" y="113"/>
                              </a:lnTo>
                              <a:lnTo>
                                <a:pt x="278" y="113"/>
                              </a:lnTo>
                              <a:lnTo>
                                <a:pt x="280" y="114"/>
                              </a:lnTo>
                              <a:lnTo>
                                <a:pt x="280" y="71"/>
                              </a:lnTo>
                              <a:lnTo>
                                <a:pt x="273" y="71"/>
                              </a:lnTo>
                              <a:lnTo>
                                <a:pt x="236" y="79"/>
                              </a:lnTo>
                              <a:lnTo>
                                <a:pt x="208" y="101"/>
                              </a:lnTo>
                              <a:lnTo>
                                <a:pt x="190" y="134"/>
                              </a:lnTo>
                              <a:lnTo>
                                <a:pt x="184" y="174"/>
                              </a:lnTo>
                              <a:lnTo>
                                <a:pt x="190" y="219"/>
                              </a:lnTo>
                              <a:lnTo>
                                <a:pt x="207" y="251"/>
                              </a:lnTo>
                              <a:lnTo>
                                <a:pt x="234" y="270"/>
                              </a:lnTo>
                              <a:lnTo>
                                <a:pt x="268" y="276"/>
                              </a:lnTo>
                              <a:lnTo>
                                <a:pt x="284" y="275"/>
                              </a:lnTo>
                              <a:lnTo>
                                <a:pt x="299" y="272"/>
                              </a:lnTo>
                              <a:lnTo>
                                <a:pt x="313" y="268"/>
                              </a:lnTo>
                              <a:lnTo>
                                <a:pt x="326" y="262"/>
                              </a:lnTo>
                              <a:lnTo>
                                <a:pt x="328" y="261"/>
                              </a:lnTo>
                              <a:lnTo>
                                <a:pt x="328" y="259"/>
                              </a:lnTo>
                              <a:close/>
                              <a:moveTo>
                                <a:pt x="498" y="172"/>
                              </a:moveTo>
                              <a:lnTo>
                                <a:pt x="493" y="130"/>
                              </a:lnTo>
                              <a:lnTo>
                                <a:pt x="485" y="113"/>
                              </a:lnTo>
                              <a:lnTo>
                                <a:pt x="479" y="98"/>
                              </a:lnTo>
                              <a:lnTo>
                                <a:pt x="456" y="78"/>
                              </a:lnTo>
                              <a:lnTo>
                                <a:pt x="451" y="77"/>
                              </a:lnTo>
                              <a:lnTo>
                                <a:pt x="451" y="173"/>
                              </a:lnTo>
                              <a:lnTo>
                                <a:pt x="449" y="200"/>
                              </a:lnTo>
                              <a:lnTo>
                                <a:pt x="444" y="219"/>
                              </a:lnTo>
                              <a:lnTo>
                                <a:pt x="436" y="231"/>
                              </a:lnTo>
                              <a:lnTo>
                                <a:pt x="425" y="234"/>
                              </a:lnTo>
                              <a:lnTo>
                                <a:pt x="413" y="230"/>
                              </a:lnTo>
                              <a:lnTo>
                                <a:pt x="405" y="218"/>
                              </a:lnTo>
                              <a:lnTo>
                                <a:pt x="401" y="198"/>
                              </a:lnTo>
                              <a:lnTo>
                                <a:pt x="399" y="173"/>
                              </a:lnTo>
                              <a:lnTo>
                                <a:pt x="399" y="172"/>
                              </a:lnTo>
                              <a:lnTo>
                                <a:pt x="401" y="146"/>
                              </a:lnTo>
                              <a:lnTo>
                                <a:pt x="406" y="127"/>
                              </a:lnTo>
                              <a:lnTo>
                                <a:pt x="414" y="116"/>
                              </a:lnTo>
                              <a:lnTo>
                                <a:pt x="425" y="113"/>
                              </a:lnTo>
                              <a:lnTo>
                                <a:pt x="437" y="117"/>
                              </a:lnTo>
                              <a:lnTo>
                                <a:pt x="445" y="129"/>
                              </a:lnTo>
                              <a:lnTo>
                                <a:pt x="449" y="148"/>
                              </a:lnTo>
                              <a:lnTo>
                                <a:pt x="451" y="173"/>
                              </a:lnTo>
                              <a:lnTo>
                                <a:pt x="451" y="77"/>
                              </a:lnTo>
                              <a:lnTo>
                                <a:pt x="426" y="71"/>
                              </a:lnTo>
                              <a:lnTo>
                                <a:pt x="394" y="79"/>
                              </a:lnTo>
                              <a:lnTo>
                                <a:pt x="371" y="100"/>
                              </a:lnTo>
                              <a:lnTo>
                                <a:pt x="357" y="132"/>
                              </a:lnTo>
                              <a:lnTo>
                                <a:pt x="352" y="172"/>
                              </a:lnTo>
                              <a:lnTo>
                                <a:pt x="356" y="213"/>
                              </a:lnTo>
                              <a:lnTo>
                                <a:pt x="369" y="246"/>
                              </a:lnTo>
                              <a:lnTo>
                                <a:pt x="392" y="268"/>
                              </a:lnTo>
                              <a:lnTo>
                                <a:pt x="425" y="276"/>
                              </a:lnTo>
                              <a:lnTo>
                                <a:pt x="456" y="269"/>
                              </a:lnTo>
                              <a:lnTo>
                                <a:pt x="479" y="248"/>
                              </a:lnTo>
                              <a:lnTo>
                                <a:pt x="485" y="234"/>
                              </a:lnTo>
                              <a:lnTo>
                                <a:pt x="493" y="216"/>
                              </a:lnTo>
                              <a:lnTo>
                                <a:pt x="498" y="173"/>
                              </a:lnTo>
                              <a:lnTo>
                                <a:pt x="498" y="172"/>
                              </a:lnTo>
                              <a:close/>
                              <a:moveTo>
                                <a:pt x="665" y="165"/>
                              </a:moveTo>
                              <a:lnTo>
                                <a:pt x="659" y="124"/>
                              </a:lnTo>
                              <a:lnTo>
                                <a:pt x="654" y="113"/>
                              </a:lnTo>
                              <a:lnTo>
                                <a:pt x="644" y="95"/>
                              </a:lnTo>
                              <a:lnTo>
                                <a:pt x="621" y="77"/>
                              </a:lnTo>
                              <a:lnTo>
                                <a:pt x="618" y="76"/>
                              </a:lnTo>
                              <a:lnTo>
                                <a:pt x="618" y="166"/>
                              </a:lnTo>
                              <a:lnTo>
                                <a:pt x="614" y="198"/>
                              </a:lnTo>
                              <a:lnTo>
                                <a:pt x="605" y="219"/>
                              </a:lnTo>
                              <a:lnTo>
                                <a:pt x="592" y="230"/>
                              </a:lnTo>
                              <a:lnTo>
                                <a:pt x="578" y="234"/>
                              </a:lnTo>
                              <a:lnTo>
                                <a:pt x="573" y="234"/>
                              </a:lnTo>
                              <a:lnTo>
                                <a:pt x="570" y="233"/>
                              </a:lnTo>
                              <a:lnTo>
                                <a:pt x="570" y="115"/>
                              </a:lnTo>
                              <a:lnTo>
                                <a:pt x="574" y="114"/>
                              </a:lnTo>
                              <a:lnTo>
                                <a:pt x="581" y="113"/>
                              </a:lnTo>
                              <a:lnTo>
                                <a:pt x="584" y="113"/>
                              </a:lnTo>
                              <a:lnTo>
                                <a:pt x="597" y="116"/>
                              </a:lnTo>
                              <a:lnTo>
                                <a:pt x="608" y="125"/>
                              </a:lnTo>
                              <a:lnTo>
                                <a:pt x="615" y="141"/>
                              </a:lnTo>
                              <a:lnTo>
                                <a:pt x="618" y="166"/>
                              </a:lnTo>
                              <a:lnTo>
                                <a:pt x="618" y="76"/>
                              </a:lnTo>
                              <a:lnTo>
                                <a:pt x="603" y="73"/>
                              </a:lnTo>
                              <a:lnTo>
                                <a:pt x="592" y="71"/>
                              </a:lnTo>
                              <a:lnTo>
                                <a:pt x="582" y="71"/>
                              </a:lnTo>
                              <a:lnTo>
                                <a:pt x="576" y="72"/>
                              </a:lnTo>
                              <a:lnTo>
                                <a:pt x="570" y="73"/>
                              </a:lnTo>
                              <a:lnTo>
                                <a:pt x="570" y="1"/>
                              </a:lnTo>
                              <a:lnTo>
                                <a:pt x="570" y="0"/>
                              </a:lnTo>
                              <a:lnTo>
                                <a:pt x="524" y="0"/>
                              </a:lnTo>
                              <a:lnTo>
                                <a:pt x="523" y="1"/>
                              </a:lnTo>
                              <a:lnTo>
                                <a:pt x="523" y="267"/>
                              </a:lnTo>
                              <a:lnTo>
                                <a:pt x="524" y="268"/>
                              </a:lnTo>
                              <a:lnTo>
                                <a:pt x="526" y="269"/>
                              </a:lnTo>
                              <a:lnTo>
                                <a:pt x="538" y="272"/>
                              </a:lnTo>
                              <a:lnTo>
                                <a:pt x="549" y="274"/>
                              </a:lnTo>
                              <a:lnTo>
                                <a:pt x="561" y="276"/>
                              </a:lnTo>
                              <a:lnTo>
                                <a:pt x="572" y="276"/>
                              </a:lnTo>
                              <a:lnTo>
                                <a:pt x="608" y="269"/>
                              </a:lnTo>
                              <a:lnTo>
                                <a:pt x="638" y="248"/>
                              </a:lnTo>
                              <a:lnTo>
                                <a:pt x="645" y="234"/>
                              </a:lnTo>
                              <a:lnTo>
                                <a:pt x="658" y="213"/>
                              </a:lnTo>
                              <a:lnTo>
                                <a:pt x="665" y="165"/>
                              </a:lnTo>
                              <a:close/>
                              <a:moveTo>
                                <a:pt x="820" y="150"/>
                              </a:moveTo>
                              <a:lnTo>
                                <a:pt x="819" y="147"/>
                              </a:lnTo>
                              <a:lnTo>
                                <a:pt x="817" y="123"/>
                              </a:lnTo>
                              <a:lnTo>
                                <a:pt x="812" y="111"/>
                              </a:lnTo>
                              <a:lnTo>
                                <a:pt x="806" y="97"/>
                              </a:lnTo>
                              <a:lnTo>
                                <a:pt x="787" y="78"/>
                              </a:lnTo>
                              <a:lnTo>
                                <a:pt x="776" y="76"/>
                              </a:lnTo>
                              <a:lnTo>
                                <a:pt x="776" y="127"/>
                              </a:lnTo>
                              <a:lnTo>
                                <a:pt x="776" y="145"/>
                              </a:lnTo>
                              <a:lnTo>
                                <a:pt x="775" y="147"/>
                              </a:lnTo>
                              <a:lnTo>
                                <a:pt x="774" y="147"/>
                              </a:lnTo>
                              <a:lnTo>
                                <a:pt x="730" y="147"/>
                              </a:lnTo>
                              <a:lnTo>
                                <a:pt x="733" y="133"/>
                              </a:lnTo>
                              <a:lnTo>
                                <a:pt x="737" y="122"/>
                              </a:lnTo>
                              <a:lnTo>
                                <a:pt x="744" y="114"/>
                              </a:lnTo>
                              <a:lnTo>
                                <a:pt x="755" y="111"/>
                              </a:lnTo>
                              <a:lnTo>
                                <a:pt x="771" y="111"/>
                              </a:lnTo>
                              <a:lnTo>
                                <a:pt x="776" y="127"/>
                              </a:lnTo>
                              <a:lnTo>
                                <a:pt x="776" y="76"/>
                              </a:lnTo>
                              <a:lnTo>
                                <a:pt x="756" y="71"/>
                              </a:lnTo>
                              <a:lnTo>
                                <a:pt x="725" y="79"/>
                              </a:lnTo>
                              <a:lnTo>
                                <a:pt x="702" y="101"/>
                              </a:lnTo>
                              <a:lnTo>
                                <a:pt x="688" y="135"/>
                              </a:lnTo>
                              <a:lnTo>
                                <a:pt x="683" y="176"/>
                              </a:lnTo>
                              <a:lnTo>
                                <a:pt x="688" y="216"/>
                              </a:lnTo>
                              <a:lnTo>
                                <a:pt x="702" y="247"/>
                              </a:lnTo>
                              <a:lnTo>
                                <a:pt x="727" y="268"/>
                              </a:lnTo>
                              <a:lnTo>
                                <a:pt x="765" y="276"/>
                              </a:lnTo>
                              <a:lnTo>
                                <a:pt x="775" y="276"/>
                              </a:lnTo>
                              <a:lnTo>
                                <a:pt x="785" y="275"/>
                              </a:lnTo>
                              <a:lnTo>
                                <a:pt x="795" y="272"/>
                              </a:lnTo>
                              <a:lnTo>
                                <a:pt x="806" y="268"/>
                              </a:lnTo>
                              <a:lnTo>
                                <a:pt x="807" y="266"/>
                              </a:lnTo>
                              <a:lnTo>
                                <a:pt x="807" y="234"/>
                              </a:lnTo>
                              <a:lnTo>
                                <a:pt x="807" y="228"/>
                              </a:lnTo>
                              <a:lnTo>
                                <a:pt x="806" y="228"/>
                              </a:lnTo>
                              <a:lnTo>
                                <a:pt x="804" y="228"/>
                              </a:lnTo>
                              <a:lnTo>
                                <a:pt x="793" y="232"/>
                              </a:lnTo>
                              <a:lnTo>
                                <a:pt x="784" y="234"/>
                              </a:lnTo>
                              <a:lnTo>
                                <a:pt x="773" y="234"/>
                              </a:lnTo>
                              <a:lnTo>
                                <a:pt x="753" y="231"/>
                              </a:lnTo>
                              <a:lnTo>
                                <a:pt x="739" y="221"/>
                              </a:lnTo>
                              <a:lnTo>
                                <a:pt x="732" y="205"/>
                              </a:lnTo>
                              <a:lnTo>
                                <a:pt x="729" y="184"/>
                              </a:lnTo>
                              <a:lnTo>
                                <a:pt x="798" y="184"/>
                              </a:lnTo>
                              <a:lnTo>
                                <a:pt x="810" y="184"/>
                              </a:lnTo>
                              <a:lnTo>
                                <a:pt x="814" y="183"/>
                              </a:lnTo>
                              <a:lnTo>
                                <a:pt x="816" y="183"/>
                              </a:lnTo>
                              <a:lnTo>
                                <a:pt x="817" y="182"/>
                              </a:lnTo>
                              <a:lnTo>
                                <a:pt x="818" y="180"/>
                              </a:lnTo>
                              <a:lnTo>
                                <a:pt x="819" y="175"/>
                              </a:lnTo>
                              <a:lnTo>
                                <a:pt x="820" y="163"/>
                              </a:lnTo>
                              <a:lnTo>
                                <a:pt x="820" y="15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5" name="Group 15"/>
                      <wpg:cNvGrpSpPr>
                        <a:grpSpLocks/>
                      </wpg:cNvGrpSpPr>
                      <wpg:grpSpPr bwMode="auto">
                        <a:xfrm>
                          <a:off x="0" y="0"/>
                          <a:ext cx="521335" cy="461010"/>
                          <a:chOff x="0" y="0"/>
                          <a:chExt cx="821" cy="726"/>
                        </a:xfrm>
                      </wpg:grpSpPr>
                      <wps:wsp>
                        <wps:cNvPr id="16" name="AutoShape 3"/>
                        <wps:cNvSpPr>
                          <a:spLocks/>
                        </wps:cNvSpPr>
                        <wps:spPr bwMode="auto">
                          <a:xfrm>
                            <a:off x="-1" y="0"/>
                            <a:ext cx="821" cy="726"/>
                          </a:xfrm>
                          <a:custGeom>
                            <a:avLst/>
                            <a:gdLst>
                              <a:gd name="T0" fmla="*/ 303 w 821"/>
                              <a:gd name="T1" fmla="*/ 0 h 726"/>
                              <a:gd name="T2" fmla="*/ 0 w 821"/>
                              <a:gd name="T3" fmla="*/ 0 h 726"/>
                              <a:gd name="T4" fmla="*/ 0 w 821"/>
                              <a:gd name="T5" fmla="*/ 726 h 726"/>
                              <a:gd name="T6" fmla="*/ 303 w 821"/>
                              <a:gd name="T7" fmla="*/ 0 h 726"/>
                              <a:gd name="T8" fmla="*/ 603 w 821"/>
                              <a:gd name="T9" fmla="*/ 726 h 726"/>
                              <a:gd name="T10" fmla="*/ 410 w 821"/>
                              <a:gd name="T11" fmla="*/ 268 h 726"/>
                              <a:gd name="T12" fmla="*/ 278 w 821"/>
                              <a:gd name="T13" fmla="*/ 580 h 726"/>
                              <a:gd name="T14" fmla="*/ 419 w 821"/>
                              <a:gd name="T15" fmla="*/ 580 h 726"/>
                              <a:gd name="T16" fmla="*/ 477 w 821"/>
                              <a:gd name="T17" fmla="*/ 726 h 726"/>
                              <a:gd name="T18" fmla="*/ 603 w 821"/>
                              <a:gd name="T19" fmla="*/ 726 h 726"/>
                              <a:gd name="T20" fmla="*/ 820 w 821"/>
                              <a:gd name="T21" fmla="*/ 0 h 726"/>
                              <a:gd name="T22" fmla="*/ 517 w 821"/>
                              <a:gd name="T23" fmla="*/ 0 h 726"/>
                              <a:gd name="T24" fmla="*/ 820 w 821"/>
                              <a:gd name="T25" fmla="*/ 726 h 726"/>
                              <a:gd name="T26" fmla="*/ 820 w 821"/>
                              <a:gd name="T27" fmla="*/ 0 h 7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21" h="726">
                                <a:moveTo>
                                  <a:pt x="303" y="0"/>
                                </a:moveTo>
                                <a:lnTo>
                                  <a:pt x="0" y="0"/>
                                </a:lnTo>
                                <a:lnTo>
                                  <a:pt x="0" y="726"/>
                                </a:lnTo>
                                <a:lnTo>
                                  <a:pt x="303" y="0"/>
                                </a:lnTo>
                                <a:close/>
                                <a:moveTo>
                                  <a:pt x="603" y="726"/>
                                </a:moveTo>
                                <a:lnTo>
                                  <a:pt x="410" y="268"/>
                                </a:lnTo>
                                <a:lnTo>
                                  <a:pt x="278" y="580"/>
                                </a:lnTo>
                                <a:lnTo>
                                  <a:pt x="419" y="580"/>
                                </a:lnTo>
                                <a:lnTo>
                                  <a:pt x="477" y="726"/>
                                </a:lnTo>
                                <a:lnTo>
                                  <a:pt x="603" y="726"/>
                                </a:lnTo>
                                <a:close/>
                                <a:moveTo>
                                  <a:pt x="820" y="0"/>
                                </a:moveTo>
                                <a:lnTo>
                                  <a:pt x="517" y="0"/>
                                </a:lnTo>
                                <a:lnTo>
                                  <a:pt x="820" y="726"/>
                                </a:lnTo>
                                <a:lnTo>
                                  <a:pt x="820" y="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arto="http://schemas.microsoft.com/office/word/2006/arto" xmlns:w16du="http://schemas.microsoft.com/office/word/2023/wordml/word16du">
          <w:pict>
            <v:group id="Group 13" style="position:absolute;margin-left:27pt;margin-top:-4pt;width:24pt;height:34pt;z-index:251658241;mso-position-horizontal-relative:right-margin-area;mso-width-relative:margin;mso-height-relative:margin" coordsize="5276,7213" o:spid="_x0000_s1026" w14:anchorId="3853A2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">
              <v:shape id="Freeform: Shape 14" style="position:absolute;left:63;top:5461;width:5213;height:1752;visibility:visible;mso-wrap-style:square;v-text-anchor:top" coordsize="821,276" o:spid="_x0000_s1027" fillcolor="#ff2500" stroked="f" path="m178,272r-1,-2l162,207,151,164,126,61,115,18r,-2l114,15r-8,l106,164r-39,l72,136r5,-27l82,84,85,61r1,l90,85r5,27l101,139r5,25l106,15r-50,l55,16r,17l53,40,,269r,3l1,273r42,l44,272r1,-2l58,207r57,l129,270r,2l130,273r47,l178,272xm328,259r-2,-13l327,238r,-5l327,113,327,1,326,,280,r,1l280,71r,43l280,232r-3,l273,233r-3,l255,229,243,219r-8,-19l232,173r3,-26l243,128r12,-12l271,113r5,l278,113r2,1l280,71r-7,l236,79r-28,22l190,134r-6,40l190,219r17,32l234,270r34,6l284,275r15,-3l313,268r13,-6l328,261r,-2xm498,172r-5,-42l485,113,479,98,456,78r-5,-1l451,173r-2,27l444,219r-8,12l425,234r-12,-4l405,218r-4,-20l399,173r,-1l401,146r5,-19l414,116r11,-3l437,117r8,12l449,148r2,25l451,77,426,71r-32,8l371,100r-14,32l352,172r4,41l369,246r23,22l425,276r31,-7l479,248r6,-14l493,216r5,-43l498,172xm665,165r-6,-41l654,113,644,95,621,77r-3,-1l618,166r-4,32l605,219r-13,11l578,234r-5,l570,233r,-118l574,114r7,-1l584,113r13,3l608,125r7,16l618,166r,-90l603,73,592,71r-10,l576,72r-6,1l570,1r,-1l524,r-1,1l523,267r1,1l526,269r12,3l549,274r12,2l572,276r36,-7l638,248r7,-14l658,213r7,-48xm820,150r-1,-3l817,123r-5,-12l806,97,787,78,776,76r,51l776,145r-1,2l774,147r-44,l733,133r4,-11l744,114r11,-3l771,111r5,16l776,76,756,71r-31,8l702,101r-14,34l683,176r5,40l702,247r25,21l765,276r10,l785,275r10,-3l806,268r1,-2l807,234r,-6l806,228r-2,l793,232r-9,2l773,234r-20,-3l739,221r-7,-16l729,184r69,l810,184r4,-1l816,183r1,-1l818,180r1,-5l820,163r,-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">
                <v:path arrowok="t" o:connecttype="custom" o:connectlocs="95885,-532765;72390,-627380;45720,-550545;54610,-598170;67310,-532765;34925,-615950;635,-463550;36830,-505460;82550,-463550;207010,-480695;207645,-636270;177800,-591820;173355,-488950;149225,-509905;161925,-563245;177800,-564515;132080,-572770;131445,-477520;189865,-464185;208280,-472440;304165,-574675;285115,-509905;262255,-490855;253365,-527685;269875,-565150;286385,-527050;235585,-573405;234315,-480695;304165,-479425;316230,-527685;408940,-576580;389890,-511175;363855,-488315;368935,-565150;390525,-547370;375920,-591820;361950,-636270;332105,-467360;348615,-462915;405130,-479425;520700,-541655;511810,-575310;492760,-544830;465455,-552450;489585,-566420;460375,-586740;436880,-499745;492125,-461645;512445,-467995;510540,-492125;478155,-490220;506730,-520065;518795,-521335;520700,-541655" o:connectangles="0,0,0,0,0,0,0,0,0,0,0,0,0,0,0,0,0,0,0,0,0,0,0,0,0,0,0,0,0,0,0,0,0,0,0,0,0,0,0,0,0,0,0,0,0,0,0,0,0,0,0,0,0,0"/>
              </v:shape>
              <v:group id="Group 15" style="position:absolute;width:5213;height:4610" coordsize="821,726"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AutoShape 3" style="position:absolute;left:-1;width:821;height:726;visibility:visible;mso-wrap-style:square;v-text-anchor:top" coordsize="821,726" o:spid="_x0000_s1029" fillcolor="#ff2500" stroked="f" path="m303,l,,,726,303,xm603,726l410,268,278,580r141,l477,726r126,xm820,l517,,820,726,8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">
                  <v:path arrowok="t" o:connecttype="custom" o:connectlocs="303,0;0,0;0,726;303,0;603,726;410,268;278,580;419,580;477,726;603,726;820,0;517,0;820,726;820,0" o:connectangles="0,0,0,0,0,0,0,0,0,0,0,0,0,0"/>
                </v:shape>
              </v:group>
              <w10:wrap anchorx="margin"/>
            </v:group>
          </w:pict>
        </mc:Fallback>
      </mc:AlternateContent>
    </w:r>
    <w:ins w:id="47" w:author="Mousumi Dutta" w:date="2023-05-23T20:56:00Z">
      <w:r w:rsidRPr="00CC47F4">
        <w:rPr>
          <w:b/>
          <w:bCs/>
          <w:noProof/>
        </w:rPr>
        <mc:AlternateContent>
          <mc:Choice Requires="wpg">
            <w:drawing>
              <wp:anchor distT="0" distB="0" distL="114300" distR="114300" simplePos="0" relativeHeight="251658240" behindDoc="0" locked="0" layoutInCell="1" allowOverlap="1" wp14:anchorId="6C5DA907" wp14:editId="72F55829">
                <wp:simplePos x="0" y="0"/>
                <wp:positionH relativeFrom="rightMargin">
                  <wp:posOffset>342900</wp:posOffset>
                </wp:positionH>
                <wp:positionV relativeFrom="paragraph">
                  <wp:posOffset>-50800</wp:posOffset>
                </wp:positionV>
                <wp:extent cx="304800" cy="431800"/>
                <wp:effectExtent l="0" t="0" r="0" b="6350"/>
                <wp:wrapNone/>
                <wp:docPr id="2" name="Group 2"/>
                <wp:cNvGraphicFramePr/>
                <a:graphic xmlns:a="http://schemas.openxmlformats.org/drawingml/2006/main">
                  <a:graphicData uri="http://schemas.microsoft.com/office/word/2010/wordprocessingGroup">
                    <wpg:wgp>
                      <wpg:cNvGrpSpPr/>
                      <wpg:grpSpPr>
                        <a:xfrm>
                          <a:off x="0" y="0"/>
                          <a:ext cx="304800" cy="431800"/>
                          <a:chOff x="0" y="0"/>
                          <a:chExt cx="527685" cy="721360"/>
                        </a:xfrm>
                      </wpg:grpSpPr>
                      <wps:wsp>
                        <wps:cNvPr id="5" name="Freeform: Shape 4"/>
                        <wps:cNvSpPr>
                          <a:spLocks/>
                        </wps:cNvSpPr>
                        <wps:spPr bwMode="auto">
                          <a:xfrm>
                            <a:off x="6350" y="546100"/>
                            <a:ext cx="521335" cy="175260"/>
                          </a:xfrm>
                          <a:custGeom>
                            <a:avLst/>
                            <a:gdLst>
                              <a:gd name="T0" fmla="+- 0 10663 10512"/>
                              <a:gd name="T1" fmla="*/ T0 w 821"/>
                              <a:gd name="T2" fmla="+- 0 -839 -1003"/>
                              <a:gd name="T3" fmla="*/ -839 h 276"/>
                              <a:gd name="T4" fmla="+- 0 10626 10512"/>
                              <a:gd name="T5" fmla="*/ T4 w 821"/>
                              <a:gd name="T6" fmla="+- 0 -988 -1003"/>
                              <a:gd name="T7" fmla="*/ -988 h 276"/>
                              <a:gd name="T8" fmla="+- 0 10584 10512"/>
                              <a:gd name="T9" fmla="*/ T8 w 821"/>
                              <a:gd name="T10" fmla="+- 0 -867 -1003"/>
                              <a:gd name="T11" fmla="*/ -867 h 276"/>
                              <a:gd name="T12" fmla="+- 0 10598 10512"/>
                              <a:gd name="T13" fmla="*/ T12 w 821"/>
                              <a:gd name="T14" fmla="+- 0 -942 -1003"/>
                              <a:gd name="T15" fmla="*/ -942 h 276"/>
                              <a:gd name="T16" fmla="+- 0 10618 10512"/>
                              <a:gd name="T17" fmla="*/ T16 w 821"/>
                              <a:gd name="T18" fmla="+- 0 -839 -1003"/>
                              <a:gd name="T19" fmla="*/ -839 h 276"/>
                              <a:gd name="T20" fmla="+- 0 10567 10512"/>
                              <a:gd name="T21" fmla="*/ T20 w 821"/>
                              <a:gd name="T22" fmla="+- 0 -970 -1003"/>
                              <a:gd name="T23" fmla="*/ -970 h 276"/>
                              <a:gd name="T24" fmla="+- 0 10513 10512"/>
                              <a:gd name="T25" fmla="*/ T24 w 821"/>
                              <a:gd name="T26" fmla="+- 0 -730 -1003"/>
                              <a:gd name="T27" fmla="*/ -730 h 276"/>
                              <a:gd name="T28" fmla="+- 0 10570 10512"/>
                              <a:gd name="T29" fmla="*/ T28 w 821"/>
                              <a:gd name="T30" fmla="+- 0 -796 -1003"/>
                              <a:gd name="T31" fmla="*/ -796 h 276"/>
                              <a:gd name="T32" fmla="+- 0 10642 10512"/>
                              <a:gd name="T33" fmla="*/ T32 w 821"/>
                              <a:gd name="T34" fmla="+- 0 -730 -1003"/>
                              <a:gd name="T35" fmla="*/ -730 h 276"/>
                              <a:gd name="T36" fmla="+- 0 10838 10512"/>
                              <a:gd name="T37" fmla="*/ T36 w 821"/>
                              <a:gd name="T38" fmla="+- 0 -757 -1003"/>
                              <a:gd name="T39" fmla="*/ -757 h 276"/>
                              <a:gd name="T40" fmla="+- 0 10839 10512"/>
                              <a:gd name="T41" fmla="*/ T40 w 821"/>
                              <a:gd name="T42" fmla="+- 0 -1002 -1003"/>
                              <a:gd name="T43" fmla="*/ -1002 h 276"/>
                              <a:gd name="T44" fmla="+- 0 10792 10512"/>
                              <a:gd name="T45" fmla="*/ T44 w 821"/>
                              <a:gd name="T46" fmla="+- 0 -932 -1003"/>
                              <a:gd name="T47" fmla="*/ -932 h 276"/>
                              <a:gd name="T48" fmla="+- 0 10785 10512"/>
                              <a:gd name="T49" fmla="*/ T48 w 821"/>
                              <a:gd name="T50" fmla="+- 0 -770 -1003"/>
                              <a:gd name="T51" fmla="*/ -770 h 276"/>
                              <a:gd name="T52" fmla="+- 0 10747 10512"/>
                              <a:gd name="T53" fmla="*/ T52 w 821"/>
                              <a:gd name="T54" fmla="+- 0 -803 -1003"/>
                              <a:gd name="T55" fmla="*/ -803 h 276"/>
                              <a:gd name="T56" fmla="+- 0 10767 10512"/>
                              <a:gd name="T57" fmla="*/ T56 w 821"/>
                              <a:gd name="T58" fmla="+- 0 -887 -1003"/>
                              <a:gd name="T59" fmla="*/ -887 h 276"/>
                              <a:gd name="T60" fmla="+- 0 10792 10512"/>
                              <a:gd name="T61" fmla="*/ T60 w 821"/>
                              <a:gd name="T62" fmla="+- 0 -889 -1003"/>
                              <a:gd name="T63" fmla="*/ -889 h 276"/>
                              <a:gd name="T64" fmla="+- 0 10720 10512"/>
                              <a:gd name="T65" fmla="*/ T64 w 821"/>
                              <a:gd name="T66" fmla="+- 0 -902 -1003"/>
                              <a:gd name="T67" fmla="*/ -902 h 276"/>
                              <a:gd name="T68" fmla="+- 0 10719 10512"/>
                              <a:gd name="T69" fmla="*/ T68 w 821"/>
                              <a:gd name="T70" fmla="+- 0 -752 -1003"/>
                              <a:gd name="T71" fmla="*/ -752 h 276"/>
                              <a:gd name="T72" fmla="+- 0 10811 10512"/>
                              <a:gd name="T73" fmla="*/ T72 w 821"/>
                              <a:gd name="T74" fmla="+- 0 -731 -1003"/>
                              <a:gd name="T75" fmla="*/ -731 h 276"/>
                              <a:gd name="T76" fmla="+- 0 10840 10512"/>
                              <a:gd name="T77" fmla="*/ T76 w 821"/>
                              <a:gd name="T78" fmla="+- 0 -744 -1003"/>
                              <a:gd name="T79" fmla="*/ -744 h 276"/>
                              <a:gd name="T80" fmla="+- 0 10991 10512"/>
                              <a:gd name="T81" fmla="*/ T80 w 821"/>
                              <a:gd name="T82" fmla="+- 0 -905 -1003"/>
                              <a:gd name="T83" fmla="*/ -905 h 276"/>
                              <a:gd name="T84" fmla="+- 0 10961 10512"/>
                              <a:gd name="T85" fmla="*/ T84 w 821"/>
                              <a:gd name="T86" fmla="+- 0 -803 -1003"/>
                              <a:gd name="T87" fmla="*/ -803 h 276"/>
                              <a:gd name="T88" fmla="+- 0 10925 10512"/>
                              <a:gd name="T89" fmla="*/ T88 w 821"/>
                              <a:gd name="T90" fmla="+- 0 -773 -1003"/>
                              <a:gd name="T91" fmla="*/ -773 h 276"/>
                              <a:gd name="T92" fmla="+- 0 10911 10512"/>
                              <a:gd name="T93" fmla="*/ T92 w 821"/>
                              <a:gd name="T94" fmla="+- 0 -831 -1003"/>
                              <a:gd name="T95" fmla="*/ -831 h 276"/>
                              <a:gd name="T96" fmla="+- 0 10937 10512"/>
                              <a:gd name="T97" fmla="*/ T96 w 821"/>
                              <a:gd name="T98" fmla="+- 0 -890 -1003"/>
                              <a:gd name="T99" fmla="*/ -890 h 276"/>
                              <a:gd name="T100" fmla="+- 0 10963 10512"/>
                              <a:gd name="T101" fmla="*/ T100 w 821"/>
                              <a:gd name="T102" fmla="+- 0 -830 -1003"/>
                              <a:gd name="T103" fmla="*/ -830 h 276"/>
                              <a:gd name="T104" fmla="+- 0 10883 10512"/>
                              <a:gd name="T105" fmla="*/ T104 w 821"/>
                              <a:gd name="T106" fmla="+- 0 -903 -1003"/>
                              <a:gd name="T107" fmla="*/ -903 h 276"/>
                              <a:gd name="T108" fmla="+- 0 10881 10512"/>
                              <a:gd name="T109" fmla="*/ T108 w 821"/>
                              <a:gd name="T110" fmla="+- 0 -757 -1003"/>
                              <a:gd name="T111" fmla="*/ -757 h 276"/>
                              <a:gd name="T112" fmla="+- 0 10991 10512"/>
                              <a:gd name="T113" fmla="*/ T112 w 821"/>
                              <a:gd name="T114" fmla="+- 0 -755 -1003"/>
                              <a:gd name="T115" fmla="*/ -755 h 276"/>
                              <a:gd name="T116" fmla="+- 0 11010 10512"/>
                              <a:gd name="T117" fmla="*/ T116 w 821"/>
                              <a:gd name="T118" fmla="+- 0 -831 -1003"/>
                              <a:gd name="T119" fmla="*/ -831 h 276"/>
                              <a:gd name="T120" fmla="+- 0 11156 10512"/>
                              <a:gd name="T121" fmla="*/ T120 w 821"/>
                              <a:gd name="T122" fmla="+- 0 -908 -1003"/>
                              <a:gd name="T123" fmla="*/ -908 h 276"/>
                              <a:gd name="T124" fmla="+- 0 11126 10512"/>
                              <a:gd name="T125" fmla="*/ T124 w 821"/>
                              <a:gd name="T126" fmla="+- 0 -805 -1003"/>
                              <a:gd name="T127" fmla="*/ -805 h 276"/>
                              <a:gd name="T128" fmla="+- 0 11085 10512"/>
                              <a:gd name="T129" fmla="*/ T128 w 821"/>
                              <a:gd name="T130" fmla="+- 0 -769 -1003"/>
                              <a:gd name="T131" fmla="*/ -769 h 276"/>
                              <a:gd name="T132" fmla="+- 0 11093 10512"/>
                              <a:gd name="T133" fmla="*/ T132 w 821"/>
                              <a:gd name="T134" fmla="+- 0 -890 -1003"/>
                              <a:gd name="T135" fmla="*/ -890 h 276"/>
                              <a:gd name="T136" fmla="+- 0 11127 10512"/>
                              <a:gd name="T137" fmla="*/ T136 w 821"/>
                              <a:gd name="T138" fmla="+- 0 -862 -1003"/>
                              <a:gd name="T139" fmla="*/ -862 h 276"/>
                              <a:gd name="T140" fmla="+- 0 11104 10512"/>
                              <a:gd name="T141" fmla="*/ T140 w 821"/>
                              <a:gd name="T142" fmla="+- 0 -932 -1003"/>
                              <a:gd name="T143" fmla="*/ -932 h 276"/>
                              <a:gd name="T144" fmla="+- 0 11082 10512"/>
                              <a:gd name="T145" fmla="*/ T144 w 821"/>
                              <a:gd name="T146" fmla="+- 0 -1002 -1003"/>
                              <a:gd name="T147" fmla="*/ -1002 h 276"/>
                              <a:gd name="T148" fmla="+- 0 11035 10512"/>
                              <a:gd name="T149" fmla="*/ T148 w 821"/>
                              <a:gd name="T150" fmla="+- 0 -736 -1003"/>
                              <a:gd name="T151" fmla="*/ -736 h 276"/>
                              <a:gd name="T152" fmla="+- 0 11061 10512"/>
                              <a:gd name="T153" fmla="*/ T152 w 821"/>
                              <a:gd name="T154" fmla="+- 0 -729 -1003"/>
                              <a:gd name="T155" fmla="*/ -729 h 276"/>
                              <a:gd name="T156" fmla="+- 0 11150 10512"/>
                              <a:gd name="T157" fmla="*/ T156 w 821"/>
                              <a:gd name="T158" fmla="+- 0 -755 -1003"/>
                              <a:gd name="T159" fmla="*/ -755 h 276"/>
                              <a:gd name="T160" fmla="+- 0 11332 10512"/>
                              <a:gd name="T161" fmla="*/ T160 w 821"/>
                              <a:gd name="T162" fmla="+- 0 -853 -1003"/>
                              <a:gd name="T163" fmla="*/ -853 h 276"/>
                              <a:gd name="T164" fmla="+- 0 11318 10512"/>
                              <a:gd name="T165" fmla="*/ T164 w 821"/>
                              <a:gd name="T166" fmla="+- 0 -906 -1003"/>
                              <a:gd name="T167" fmla="*/ -906 h 276"/>
                              <a:gd name="T168" fmla="+- 0 11288 10512"/>
                              <a:gd name="T169" fmla="*/ T168 w 821"/>
                              <a:gd name="T170" fmla="+- 0 -858 -1003"/>
                              <a:gd name="T171" fmla="*/ -858 h 276"/>
                              <a:gd name="T172" fmla="+- 0 11245 10512"/>
                              <a:gd name="T173" fmla="*/ T172 w 821"/>
                              <a:gd name="T174" fmla="+- 0 -870 -1003"/>
                              <a:gd name="T175" fmla="*/ -870 h 276"/>
                              <a:gd name="T176" fmla="+- 0 11283 10512"/>
                              <a:gd name="T177" fmla="*/ T176 w 821"/>
                              <a:gd name="T178" fmla="+- 0 -892 -1003"/>
                              <a:gd name="T179" fmla="*/ -892 h 276"/>
                              <a:gd name="T180" fmla="+- 0 11237 10512"/>
                              <a:gd name="T181" fmla="*/ T180 w 821"/>
                              <a:gd name="T182" fmla="+- 0 -924 -1003"/>
                              <a:gd name="T183" fmla="*/ -924 h 276"/>
                              <a:gd name="T184" fmla="+- 0 11200 10512"/>
                              <a:gd name="T185" fmla="*/ T184 w 821"/>
                              <a:gd name="T186" fmla="+- 0 -787 -1003"/>
                              <a:gd name="T187" fmla="*/ -787 h 276"/>
                              <a:gd name="T188" fmla="+- 0 11287 10512"/>
                              <a:gd name="T189" fmla="*/ T188 w 821"/>
                              <a:gd name="T190" fmla="+- 0 -727 -1003"/>
                              <a:gd name="T191" fmla="*/ -727 h 276"/>
                              <a:gd name="T192" fmla="+- 0 11319 10512"/>
                              <a:gd name="T193" fmla="*/ T192 w 821"/>
                              <a:gd name="T194" fmla="+- 0 -737 -1003"/>
                              <a:gd name="T195" fmla="*/ -737 h 276"/>
                              <a:gd name="T196" fmla="+- 0 11316 10512"/>
                              <a:gd name="T197" fmla="*/ T196 w 821"/>
                              <a:gd name="T198" fmla="+- 0 -775 -1003"/>
                              <a:gd name="T199" fmla="*/ -775 h 276"/>
                              <a:gd name="T200" fmla="+- 0 11265 10512"/>
                              <a:gd name="T201" fmla="*/ T200 w 821"/>
                              <a:gd name="T202" fmla="+- 0 -772 -1003"/>
                              <a:gd name="T203" fmla="*/ -772 h 276"/>
                              <a:gd name="T204" fmla="+- 0 11310 10512"/>
                              <a:gd name="T205" fmla="*/ T204 w 821"/>
                              <a:gd name="T206" fmla="+- 0 -819 -1003"/>
                              <a:gd name="T207" fmla="*/ -819 h 276"/>
                              <a:gd name="T208" fmla="+- 0 11329 10512"/>
                              <a:gd name="T209" fmla="*/ T208 w 821"/>
                              <a:gd name="T210" fmla="+- 0 -821 -1003"/>
                              <a:gd name="T211" fmla="*/ -821 h 276"/>
                              <a:gd name="T212" fmla="+- 0 11332 10512"/>
                              <a:gd name="T213" fmla="*/ T212 w 821"/>
                              <a:gd name="T214" fmla="+- 0 -853 -1003"/>
                              <a:gd name="T215" fmla="*/ -853 h 2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821" h="276">
                                <a:moveTo>
                                  <a:pt x="178" y="272"/>
                                </a:moveTo>
                                <a:lnTo>
                                  <a:pt x="177" y="270"/>
                                </a:lnTo>
                                <a:lnTo>
                                  <a:pt x="162" y="207"/>
                                </a:lnTo>
                                <a:lnTo>
                                  <a:pt x="151" y="164"/>
                                </a:lnTo>
                                <a:lnTo>
                                  <a:pt x="126" y="61"/>
                                </a:lnTo>
                                <a:lnTo>
                                  <a:pt x="115" y="18"/>
                                </a:lnTo>
                                <a:lnTo>
                                  <a:pt x="115" y="16"/>
                                </a:lnTo>
                                <a:lnTo>
                                  <a:pt x="114" y="15"/>
                                </a:lnTo>
                                <a:lnTo>
                                  <a:pt x="106" y="15"/>
                                </a:lnTo>
                                <a:lnTo>
                                  <a:pt x="106" y="164"/>
                                </a:lnTo>
                                <a:lnTo>
                                  <a:pt x="67" y="164"/>
                                </a:lnTo>
                                <a:lnTo>
                                  <a:pt x="72" y="136"/>
                                </a:lnTo>
                                <a:lnTo>
                                  <a:pt x="77" y="109"/>
                                </a:lnTo>
                                <a:lnTo>
                                  <a:pt x="82" y="84"/>
                                </a:lnTo>
                                <a:lnTo>
                                  <a:pt x="85" y="61"/>
                                </a:lnTo>
                                <a:lnTo>
                                  <a:pt x="86" y="61"/>
                                </a:lnTo>
                                <a:lnTo>
                                  <a:pt x="90" y="85"/>
                                </a:lnTo>
                                <a:lnTo>
                                  <a:pt x="95" y="112"/>
                                </a:lnTo>
                                <a:lnTo>
                                  <a:pt x="101" y="139"/>
                                </a:lnTo>
                                <a:lnTo>
                                  <a:pt x="106" y="164"/>
                                </a:lnTo>
                                <a:lnTo>
                                  <a:pt x="106" y="15"/>
                                </a:lnTo>
                                <a:lnTo>
                                  <a:pt x="56" y="15"/>
                                </a:lnTo>
                                <a:lnTo>
                                  <a:pt x="55" y="16"/>
                                </a:lnTo>
                                <a:lnTo>
                                  <a:pt x="55" y="33"/>
                                </a:lnTo>
                                <a:lnTo>
                                  <a:pt x="53" y="40"/>
                                </a:lnTo>
                                <a:lnTo>
                                  <a:pt x="0" y="269"/>
                                </a:lnTo>
                                <a:lnTo>
                                  <a:pt x="0" y="272"/>
                                </a:lnTo>
                                <a:lnTo>
                                  <a:pt x="1" y="273"/>
                                </a:lnTo>
                                <a:lnTo>
                                  <a:pt x="43" y="273"/>
                                </a:lnTo>
                                <a:lnTo>
                                  <a:pt x="44" y="272"/>
                                </a:lnTo>
                                <a:lnTo>
                                  <a:pt x="45" y="270"/>
                                </a:lnTo>
                                <a:lnTo>
                                  <a:pt x="58" y="207"/>
                                </a:lnTo>
                                <a:lnTo>
                                  <a:pt x="115" y="207"/>
                                </a:lnTo>
                                <a:lnTo>
                                  <a:pt x="129" y="270"/>
                                </a:lnTo>
                                <a:lnTo>
                                  <a:pt x="129" y="272"/>
                                </a:lnTo>
                                <a:lnTo>
                                  <a:pt x="130" y="273"/>
                                </a:lnTo>
                                <a:lnTo>
                                  <a:pt x="177" y="273"/>
                                </a:lnTo>
                                <a:lnTo>
                                  <a:pt x="178" y="272"/>
                                </a:lnTo>
                                <a:close/>
                                <a:moveTo>
                                  <a:pt x="328" y="259"/>
                                </a:moveTo>
                                <a:lnTo>
                                  <a:pt x="326" y="246"/>
                                </a:lnTo>
                                <a:lnTo>
                                  <a:pt x="327" y="238"/>
                                </a:lnTo>
                                <a:lnTo>
                                  <a:pt x="327" y="233"/>
                                </a:lnTo>
                                <a:lnTo>
                                  <a:pt x="327" y="113"/>
                                </a:lnTo>
                                <a:lnTo>
                                  <a:pt x="327" y="1"/>
                                </a:lnTo>
                                <a:lnTo>
                                  <a:pt x="326" y="0"/>
                                </a:lnTo>
                                <a:lnTo>
                                  <a:pt x="280" y="0"/>
                                </a:lnTo>
                                <a:lnTo>
                                  <a:pt x="280" y="1"/>
                                </a:lnTo>
                                <a:lnTo>
                                  <a:pt x="280" y="71"/>
                                </a:lnTo>
                                <a:lnTo>
                                  <a:pt x="280" y="114"/>
                                </a:lnTo>
                                <a:lnTo>
                                  <a:pt x="280" y="232"/>
                                </a:lnTo>
                                <a:lnTo>
                                  <a:pt x="277" y="232"/>
                                </a:lnTo>
                                <a:lnTo>
                                  <a:pt x="273" y="233"/>
                                </a:lnTo>
                                <a:lnTo>
                                  <a:pt x="270" y="233"/>
                                </a:lnTo>
                                <a:lnTo>
                                  <a:pt x="255" y="229"/>
                                </a:lnTo>
                                <a:lnTo>
                                  <a:pt x="243" y="219"/>
                                </a:lnTo>
                                <a:lnTo>
                                  <a:pt x="235" y="200"/>
                                </a:lnTo>
                                <a:lnTo>
                                  <a:pt x="232" y="173"/>
                                </a:lnTo>
                                <a:lnTo>
                                  <a:pt x="235" y="147"/>
                                </a:lnTo>
                                <a:lnTo>
                                  <a:pt x="243" y="128"/>
                                </a:lnTo>
                                <a:lnTo>
                                  <a:pt x="255" y="116"/>
                                </a:lnTo>
                                <a:lnTo>
                                  <a:pt x="271" y="113"/>
                                </a:lnTo>
                                <a:lnTo>
                                  <a:pt x="276" y="113"/>
                                </a:lnTo>
                                <a:lnTo>
                                  <a:pt x="278" y="113"/>
                                </a:lnTo>
                                <a:lnTo>
                                  <a:pt x="280" y="114"/>
                                </a:lnTo>
                                <a:lnTo>
                                  <a:pt x="280" y="71"/>
                                </a:lnTo>
                                <a:lnTo>
                                  <a:pt x="273" y="71"/>
                                </a:lnTo>
                                <a:lnTo>
                                  <a:pt x="236" y="79"/>
                                </a:lnTo>
                                <a:lnTo>
                                  <a:pt x="208" y="101"/>
                                </a:lnTo>
                                <a:lnTo>
                                  <a:pt x="190" y="134"/>
                                </a:lnTo>
                                <a:lnTo>
                                  <a:pt x="184" y="174"/>
                                </a:lnTo>
                                <a:lnTo>
                                  <a:pt x="190" y="219"/>
                                </a:lnTo>
                                <a:lnTo>
                                  <a:pt x="207" y="251"/>
                                </a:lnTo>
                                <a:lnTo>
                                  <a:pt x="234" y="270"/>
                                </a:lnTo>
                                <a:lnTo>
                                  <a:pt x="268" y="276"/>
                                </a:lnTo>
                                <a:lnTo>
                                  <a:pt x="284" y="275"/>
                                </a:lnTo>
                                <a:lnTo>
                                  <a:pt x="299" y="272"/>
                                </a:lnTo>
                                <a:lnTo>
                                  <a:pt x="313" y="268"/>
                                </a:lnTo>
                                <a:lnTo>
                                  <a:pt x="326" y="262"/>
                                </a:lnTo>
                                <a:lnTo>
                                  <a:pt x="328" y="261"/>
                                </a:lnTo>
                                <a:lnTo>
                                  <a:pt x="328" y="259"/>
                                </a:lnTo>
                                <a:close/>
                                <a:moveTo>
                                  <a:pt x="498" y="172"/>
                                </a:moveTo>
                                <a:lnTo>
                                  <a:pt x="493" y="130"/>
                                </a:lnTo>
                                <a:lnTo>
                                  <a:pt x="485" y="113"/>
                                </a:lnTo>
                                <a:lnTo>
                                  <a:pt x="479" y="98"/>
                                </a:lnTo>
                                <a:lnTo>
                                  <a:pt x="456" y="78"/>
                                </a:lnTo>
                                <a:lnTo>
                                  <a:pt x="451" y="77"/>
                                </a:lnTo>
                                <a:lnTo>
                                  <a:pt x="451" y="173"/>
                                </a:lnTo>
                                <a:lnTo>
                                  <a:pt x="449" y="200"/>
                                </a:lnTo>
                                <a:lnTo>
                                  <a:pt x="444" y="219"/>
                                </a:lnTo>
                                <a:lnTo>
                                  <a:pt x="436" y="231"/>
                                </a:lnTo>
                                <a:lnTo>
                                  <a:pt x="425" y="234"/>
                                </a:lnTo>
                                <a:lnTo>
                                  <a:pt x="413" y="230"/>
                                </a:lnTo>
                                <a:lnTo>
                                  <a:pt x="405" y="218"/>
                                </a:lnTo>
                                <a:lnTo>
                                  <a:pt x="401" y="198"/>
                                </a:lnTo>
                                <a:lnTo>
                                  <a:pt x="399" y="173"/>
                                </a:lnTo>
                                <a:lnTo>
                                  <a:pt x="399" y="172"/>
                                </a:lnTo>
                                <a:lnTo>
                                  <a:pt x="401" y="146"/>
                                </a:lnTo>
                                <a:lnTo>
                                  <a:pt x="406" y="127"/>
                                </a:lnTo>
                                <a:lnTo>
                                  <a:pt x="414" y="116"/>
                                </a:lnTo>
                                <a:lnTo>
                                  <a:pt x="425" y="113"/>
                                </a:lnTo>
                                <a:lnTo>
                                  <a:pt x="437" y="117"/>
                                </a:lnTo>
                                <a:lnTo>
                                  <a:pt x="445" y="129"/>
                                </a:lnTo>
                                <a:lnTo>
                                  <a:pt x="449" y="148"/>
                                </a:lnTo>
                                <a:lnTo>
                                  <a:pt x="451" y="173"/>
                                </a:lnTo>
                                <a:lnTo>
                                  <a:pt x="451" y="77"/>
                                </a:lnTo>
                                <a:lnTo>
                                  <a:pt x="426" y="71"/>
                                </a:lnTo>
                                <a:lnTo>
                                  <a:pt x="394" y="79"/>
                                </a:lnTo>
                                <a:lnTo>
                                  <a:pt x="371" y="100"/>
                                </a:lnTo>
                                <a:lnTo>
                                  <a:pt x="357" y="132"/>
                                </a:lnTo>
                                <a:lnTo>
                                  <a:pt x="352" y="172"/>
                                </a:lnTo>
                                <a:lnTo>
                                  <a:pt x="356" y="213"/>
                                </a:lnTo>
                                <a:lnTo>
                                  <a:pt x="369" y="246"/>
                                </a:lnTo>
                                <a:lnTo>
                                  <a:pt x="392" y="268"/>
                                </a:lnTo>
                                <a:lnTo>
                                  <a:pt x="425" y="276"/>
                                </a:lnTo>
                                <a:lnTo>
                                  <a:pt x="456" y="269"/>
                                </a:lnTo>
                                <a:lnTo>
                                  <a:pt x="479" y="248"/>
                                </a:lnTo>
                                <a:lnTo>
                                  <a:pt x="485" y="234"/>
                                </a:lnTo>
                                <a:lnTo>
                                  <a:pt x="493" y="216"/>
                                </a:lnTo>
                                <a:lnTo>
                                  <a:pt x="498" y="173"/>
                                </a:lnTo>
                                <a:lnTo>
                                  <a:pt x="498" y="172"/>
                                </a:lnTo>
                                <a:close/>
                                <a:moveTo>
                                  <a:pt x="665" y="165"/>
                                </a:moveTo>
                                <a:lnTo>
                                  <a:pt x="659" y="124"/>
                                </a:lnTo>
                                <a:lnTo>
                                  <a:pt x="654" y="113"/>
                                </a:lnTo>
                                <a:lnTo>
                                  <a:pt x="644" y="95"/>
                                </a:lnTo>
                                <a:lnTo>
                                  <a:pt x="621" y="77"/>
                                </a:lnTo>
                                <a:lnTo>
                                  <a:pt x="618" y="76"/>
                                </a:lnTo>
                                <a:lnTo>
                                  <a:pt x="618" y="166"/>
                                </a:lnTo>
                                <a:lnTo>
                                  <a:pt x="614" y="198"/>
                                </a:lnTo>
                                <a:lnTo>
                                  <a:pt x="605" y="219"/>
                                </a:lnTo>
                                <a:lnTo>
                                  <a:pt x="592" y="230"/>
                                </a:lnTo>
                                <a:lnTo>
                                  <a:pt x="578" y="234"/>
                                </a:lnTo>
                                <a:lnTo>
                                  <a:pt x="573" y="234"/>
                                </a:lnTo>
                                <a:lnTo>
                                  <a:pt x="570" y="233"/>
                                </a:lnTo>
                                <a:lnTo>
                                  <a:pt x="570" y="115"/>
                                </a:lnTo>
                                <a:lnTo>
                                  <a:pt x="574" y="114"/>
                                </a:lnTo>
                                <a:lnTo>
                                  <a:pt x="581" y="113"/>
                                </a:lnTo>
                                <a:lnTo>
                                  <a:pt x="584" y="113"/>
                                </a:lnTo>
                                <a:lnTo>
                                  <a:pt x="597" y="116"/>
                                </a:lnTo>
                                <a:lnTo>
                                  <a:pt x="608" y="125"/>
                                </a:lnTo>
                                <a:lnTo>
                                  <a:pt x="615" y="141"/>
                                </a:lnTo>
                                <a:lnTo>
                                  <a:pt x="618" y="166"/>
                                </a:lnTo>
                                <a:lnTo>
                                  <a:pt x="618" y="76"/>
                                </a:lnTo>
                                <a:lnTo>
                                  <a:pt x="603" y="73"/>
                                </a:lnTo>
                                <a:lnTo>
                                  <a:pt x="592" y="71"/>
                                </a:lnTo>
                                <a:lnTo>
                                  <a:pt x="582" y="71"/>
                                </a:lnTo>
                                <a:lnTo>
                                  <a:pt x="576" y="72"/>
                                </a:lnTo>
                                <a:lnTo>
                                  <a:pt x="570" y="73"/>
                                </a:lnTo>
                                <a:lnTo>
                                  <a:pt x="570" y="1"/>
                                </a:lnTo>
                                <a:lnTo>
                                  <a:pt x="570" y="0"/>
                                </a:lnTo>
                                <a:lnTo>
                                  <a:pt x="524" y="0"/>
                                </a:lnTo>
                                <a:lnTo>
                                  <a:pt x="523" y="1"/>
                                </a:lnTo>
                                <a:lnTo>
                                  <a:pt x="523" y="267"/>
                                </a:lnTo>
                                <a:lnTo>
                                  <a:pt x="524" y="268"/>
                                </a:lnTo>
                                <a:lnTo>
                                  <a:pt x="526" y="269"/>
                                </a:lnTo>
                                <a:lnTo>
                                  <a:pt x="538" y="272"/>
                                </a:lnTo>
                                <a:lnTo>
                                  <a:pt x="549" y="274"/>
                                </a:lnTo>
                                <a:lnTo>
                                  <a:pt x="561" y="276"/>
                                </a:lnTo>
                                <a:lnTo>
                                  <a:pt x="572" y="276"/>
                                </a:lnTo>
                                <a:lnTo>
                                  <a:pt x="608" y="269"/>
                                </a:lnTo>
                                <a:lnTo>
                                  <a:pt x="638" y="248"/>
                                </a:lnTo>
                                <a:lnTo>
                                  <a:pt x="645" y="234"/>
                                </a:lnTo>
                                <a:lnTo>
                                  <a:pt x="658" y="213"/>
                                </a:lnTo>
                                <a:lnTo>
                                  <a:pt x="665" y="165"/>
                                </a:lnTo>
                                <a:close/>
                                <a:moveTo>
                                  <a:pt x="820" y="150"/>
                                </a:moveTo>
                                <a:lnTo>
                                  <a:pt x="819" y="147"/>
                                </a:lnTo>
                                <a:lnTo>
                                  <a:pt x="817" y="123"/>
                                </a:lnTo>
                                <a:lnTo>
                                  <a:pt x="812" y="111"/>
                                </a:lnTo>
                                <a:lnTo>
                                  <a:pt x="806" y="97"/>
                                </a:lnTo>
                                <a:lnTo>
                                  <a:pt x="787" y="78"/>
                                </a:lnTo>
                                <a:lnTo>
                                  <a:pt x="776" y="76"/>
                                </a:lnTo>
                                <a:lnTo>
                                  <a:pt x="776" y="127"/>
                                </a:lnTo>
                                <a:lnTo>
                                  <a:pt x="776" y="145"/>
                                </a:lnTo>
                                <a:lnTo>
                                  <a:pt x="775" y="147"/>
                                </a:lnTo>
                                <a:lnTo>
                                  <a:pt x="774" y="147"/>
                                </a:lnTo>
                                <a:lnTo>
                                  <a:pt x="730" y="147"/>
                                </a:lnTo>
                                <a:lnTo>
                                  <a:pt x="733" y="133"/>
                                </a:lnTo>
                                <a:lnTo>
                                  <a:pt x="737" y="122"/>
                                </a:lnTo>
                                <a:lnTo>
                                  <a:pt x="744" y="114"/>
                                </a:lnTo>
                                <a:lnTo>
                                  <a:pt x="755" y="111"/>
                                </a:lnTo>
                                <a:lnTo>
                                  <a:pt x="771" y="111"/>
                                </a:lnTo>
                                <a:lnTo>
                                  <a:pt x="776" y="127"/>
                                </a:lnTo>
                                <a:lnTo>
                                  <a:pt x="776" y="76"/>
                                </a:lnTo>
                                <a:lnTo>
                                  <a:pt x="756" y="71"/>
                                </a:lnTo>
                                <a:lnTo>
                                  <a:pt x="725" y="79"/>
                                </a:lnTo>
                                <a:lnTo>
                                  <a:pt x="702" y="101"/>
                                </a:lnTo>
                                <a:lnTo>
                                  <a:pt x="688" y="135"/>
                                </a:lnTo>
                                <a:lnTo>
                                  <a:pt x="683" y="176"/>
                                </a:lnTo>
                                <a:lnTo>
                                  <a:pt x="688" y="216"/>
                                </a:lnTo>
                                <a:lnTo>
                                  <a:pt x="702" y="247"/>
                                </a:lnTo>
                                <a:lnTo>
                                  <a:pt x="727" y="268"/>
                                </a:lnTo>
                                <a:lnTo>
                                  <a:pt x="765" y="276"/>
                                </a:lnTo>
                                <a:lnTo>
                                  <a:pt x="775" y="276"/>
                                </a:lnTo>
                                <a:lnTo>
                                  <a:pt x="785" y="275"/>
                                </a:lnTo>
                                <a:lnTo>
                                  <a:pt x="795" y="272"/>
                                </a:lnTo>
                                <a:lnTo>
                                  <a:pt x="806" y="268"/>
                                </a:lnTo>
                                <a:lnTo>
                                  <a:pt x="807" y="266"/>
                                </a:lnTo>
                                <a:lnTo>
                                  <a:pt x="807" y="234"/>
                                </a:lnTo>
                                <a:lnTo>
                                  <a:pt x="807" y="228"/>
                                </a:lnTo>
                                <a:lnTo>
                                  <a:pt x="806" y="228"/>
                                </a:lnTo>
                                <a:lnTo>
                                  <a:pt x="804" y="228"/>
                                </a:lnTo>
                                <a:lnTo>
                                  <a:pt x="793" y="232"/>
                                </a:lnTo>
                                <a:lnTo>
                                  <a:pt x="784" y="234"/>
                                </a:lnTo>
                                <a:lnTo>
                                  <a:pt x="773" y="234"/>
                                </a:lnTo>
                                <a:lnTo>
                                  <a:pt x="753" y="231"/>
                                </a:lnTo>
                                <a:lnTo>
                                  <a:pt x="739" y="221"/>
                                </a:lnTo>
                                <a:lnTo>
                                  <a:pt x="732" y="205"/>
                                </a:lnTo>
                                <a:lnTo>
                                  <a:pt x="729" y="184"/>
                                </a:lnTo>
                                <a:lnTo>
                                  <a:pt x="798" y="184"/>
                                </a:lnTo>
                                <a:lnTo>
                                  <a:pt x="810" y="184"/>
                                </a:lnTo>
                                <a:lnTo>
                                  <a:pt x="814" y="183"/>
                                </a:lnTo>
                                <a:lnTo>
                                  <a:pt x="816" y="183"/>
                                </a:lnTo>
                                <a:lnTo>
                                  <a:pt x="817" y="182"/>
                                </a:lnTo>
                                <a:lnTo>
                                  <a:pt x="818" y="180"/>
                                </a:lnTo>
                                <a:lnTo>
                                  <a:pt x="819" y="175"/>
                                </a:lnTo>
                                <a:lnTo>
                                  <a:pt x="820" y="163"/>
                                </a:lnTo>
                                <a:lnTo>
                                  <a:pt x="820" y="15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6" name="Group 5"/>
                        <wpg:cNvGrpSpPr>
                          <a:grpSpLocks/>
                        </wpg:cNvGrpSpPr>
                        <wpg:grpSpPr bwMode="auto">
                          <a:xfrm>
                            <a:off x="0" y="0"/>
                            <a:ext cx="521335" cy="461010"/>
                            <a:chOff x="0" y="0"/>
                            <a:chExt cx="821" cy="726"/>
                          </a:xfrm>
                        </wpg:grpSpPr>
                        <wps:wsp>
                          <wps:cNvPr id="306469702" name="AutoShape 3"/>
                          <wps:cNvSpPr>
                            <a:spLocks/>
                          </wps:cNvSpPr>
                          <wps:spPr bwMode="auto">
                            <a:xfrm>
                              <a:off x="-1" y="0"/>
                              <a:ext cx="821" cy="726"/>
                            </a:xfrm>
                            <a:custGeom>
                              <a:avLst/>
                              <a:gdLst>
                                <a:gd name="T0" fmla="*/ 303 w 821"/>
                                <a:gd name="T1" fmla="*/ 0 h 726"/>
                                <a:gd name="T2" fmla="*/ 0 w 821"/>
                                <a:gd name="T3" fmla="*/ 0 h 726"/>
                                <a:gd name="T4" fmla="*/ 0 w 821"/>
                                <a:gd name="T5" fmla="*/ 726 h 726"/>
                                <a:gd name="T6" fmla="*/ 303 w 821"/>
                                <a:gd name="T7" fmla="*/ 0 h 726"/>
                                <a:gd name="T8" fmla="*/ 603 w 821"/>
                                <a:gd name="T9" fmla="*/ 726 h 726"/>
                                <a:gd name="T10" fmla="*/ 410 w 821"/>
                                <a:gd name="T11" fmla="*/ 268 h 726"/>
                                <a:gd name="T12" fmla="*/ 278 w 821"/>
                                <a:gd name="T13" fmla="*/ 580 h 726"/>
                                <a:gd name="T14" fmla="*/ 419 w 821"/>
                                <a:gd name="T15" fmla="*/ 580 h 726"/>
                                <a:gd name="T16" fmla="*/ 477 w 821"/>
                                <a:gd name="T17" fmla="*/ 726 h 726"/>
                                <a:gd name="T18" fmla="*/ 603 w 821"/>
                                <a:gd name="T19" fmla="*/ 726 h 726"/>
                                <a:gd name="T20" fmla="*/ 820 w 821"/>
                                <a:gd name="T21" fmla="*/ 0 h 726"/>
                                <a:gd name="T22" fmla="*/ 517 w 821"/>
                                <a:gd name="T23" fmla="*/ 0 h 726"/>
                                <a:gd name="T24" fmla="*/ 820 w 821"/>
                                <a:gd name="T25" fmla="*/ 726 h 726"/>
                                <a:gd name="T26" fmla="*/ 820 w 821"/>
                                <a:gd name="T27" fmla="*/ 0 h 7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21" h="726">
                                  <a:moveTo>
                                    <a:pt x="303" y="0"/>
                                  </a:moveTo>
                                  <a:lnTo>
                                    <a:pt x="0" y="0"/>
                                  </a:lnTo>
                                  <a:lnTo>
                                    <a:pt x="0" y="726"/>
                                  </a:lnTo>
                                  <a:lnTo>
                                    <a:pt x="303" y="0"/>
                                  </a:lnTo>
                                  <a:close/>
                                  <a:moveTo>
                                    <a:pt x="603" y="726"/>
                                  </a:moveTo>
                                  <a:lnTo>
                                    <a:pt x="410" y="268"/>
                                  </a:lnTo>
                                  <a:lnTo>
                                    <a:pt x="278" y="580"/>
                                  </a:lnTo>
                                  <a:lnTo>
                                    <a:pt x="419" y="580"/>
                                  </a:lnTo>
                                  <a:lnTo>
                                    <a:pt x="477" y="726"/>
                                  </a:lnTo>
                                  <a:lnTo>
                                    <a:pt x="603" y="726"/>
                                  </a:lnTo>
                                  <a:close/>
                                  <a:moveTo>
                                    <a:pt x="820" y="0"/>
                                  </a:moveTo>
                                  <a:lnTo>
                                    <a:pt x="517" y="0"/>
                                  </a:lnTo>
                                  <a:lnTo>
                                    <a:pt x="820" y="726"/>
                                  </a:lnTo>
                                  <a:lnTo>
                                    <a:pt x="820" y="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arto="http://schemas.microsoft.com/office/word/2006/arto" xmlns:w16du="http://schemas.microsoft.com/office/word/2023/wordml/word16du">
            <w:pict>
              <v:group id="Group 2" style="position:absolute;margin-left:27pt;margin-top:-4pt;width:24pt;height:34pt;z-index:251659264;mso-position-horizontal-relative:right-margin-area;mso-width-relative:margin;mso-height-relative:margin" coordsize="5276,7213" o:spid="_x0000_s1026" w14:anchorId="797E4C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">
                <v:shape id="Freeform: Shape 4" style="position:absolute;left:63;top:5461;width:5213;height:1752;visibility:visible;mso-wrap-style:square;v-text-anchor:top" coordsize="821,276" o:spid="_x0000_s1027" fillcolor="#ff2500" stroked="f" path="m178,272r-1,-2l162,207,151,164,126,61,115,18r,-2l114,15r-8,l106,164r-39,l72,136r5,-27l82,84,85,61r1,l90,85r5,27l101,139r5,25l106,15r-50,l55,16r,17l53,40,,269r,3l1,273r42,l44,272r1,-2l58,207r57,l129,270r,2l130,273r47,l178,272xm328,259r-2,-13l327,238r,-5l327,113,327,1,326,,280,r,1l280,71r,43l280,232r-3,l273,233r-3,l255,229,243,219r-8,-19l232,173r3,-26l243,128r12,-12l271,113r5,l278,113r2,1l280,71r-7,l236,79r-28,22l190,134r-6,40l190,219r17,32l234,270r34,6l284,275r15,-3l313,268r13,-6l328,261r,-2xm498,172r-5,-42l485,113,479,98,456,78r-5,-1l451,173r-2,27l444,219r-8,12l425,234r-12,-4l405,218r-4,-20l399,173r,-1l401,146r5,-19l414,116r11,-3l437,117r8,12l449,148r2,25l451,77,426,71r-32,8l371,100r-14,32l352,172r4,41l369,246r23,22l425,276r31,-7l479,248r6,-14l493,216r5,-43l498,172xm665,165r-6,-41l654,113,644,95,621,77r-3,-1l618,166r-4,32l605,219r-13,11l578,234r-5,l570,233r,-118l574,114r7,-1l584,113r13,3l608,125r7,16l618,166r,-90l603,73,592,71r-10,l576,72r-6,1l570,1r,-1l524,r-1,1l523,267r1,1l526,269r12,3l549,274r12,2l572,276r36,-7l638,248r7,-14l658,213r7,-48xm820,150r-1,-3l817,123r-5,-12l806,97,787,78,776,76r,51l776,145r-1,2l774,147r-44,l733,133r4,-11l744,114r11,-3l771,111r5,16l776,76,756,71r-31,8l702,101r-14,34l683,176r5,40l702,247r25,21l765,276r10,l785,275r10,-3l806,268r1,-2l807,234r,-6l806,228r-2,l793,232r-9,2l773,234r-20,-3l739,221r-7,-16l729,184r69,l810,184r4,-1l816,183r1,-1l818,180r1,-5l820,163r,-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">
                  <v:path arrowok="t" o:connecttype="custom" o:connectlocs="95885,-532765;72390,-627380;45720,-550545;54610,-598170;67310,-532765;34925,-615950;635,-463550;36830,-505460;82550,-463550;207010,-480695;207645,-636270;177800,-591820;173355,-488950;149225,-509905;161925,-563245;177800,-564515;132080,-572770;131445,-477520;189865,-464185;208280,-472440;304165,-574675;285115,-509905;262255,-490855;253365,-527685;269875,-565150;286385,-527050;235585,-573405;234315,-480695;304165,-479425;316230,-527685;408940,-576580;389890,-511175;363855,-488315;368935,-565150;390525,-547370;375920,-591820;361950,-636270;332105,-467360;348615,-462915;405130,-479425;520700,-541655;511810,-575310;492760,-544830;465455,-552450;489585,-566420;460375,-586740;436880,-499745;492125,-461645;512445,-467995;510540,-492125;478155,-490220;506730,-520065;518795,-521335;520700,-541655" o:connectangles="0,0,0,0,0,0,0,0,0,0,0,0,0,0,0,0,0,0,0,0,0,0,0,0,0,0,0,0,0,0,0,0,0,0,0,0,0,0,0,0,0,0,0,0,0,0,0,0,0,0,0,0,0,0"/>
                </v:shape>
                <v:group id="Group 5" style="position:absolute;width:5213;height:4610" coordsize="821,726"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AutoShape 3" style="position:absolute;left:-1;width:821;height:726;visibility:visible;mso-wrap-style:square;v-text-anchor:top" coordsize="821,726" o:spid="_x0000_s1029" fillcolor="#ff2500" stroked="f" path="m303,l,,,726,303,xm603,726l410,268,278,580r141,l477,726r126,xm820,l517,,820,726,8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">
                    <v:path arrowok="t" o:connecttype="custom" o:connectlocs="303,0;0,0;0,726;303,0;603,726;410,268;278,580;419,580;477,726;603,726;820,0;517,0;820,726;820,0" o:connectangles="0,0,0,0,0,0,0,0,0,0,0,0,0,0"/>
                  </v:shape>
                </v:group>
                <w10:wrap anchorx="margin"/>
              </v:group>
            </w:pict>
          </mc:Fallback>
        </mc:AlternateContent>
      </w:r>
    </w:ins>
    <w:r w:rsidR="00CC47F4" w:rsidRPr="00CC47F4">
      <w:rPr>
        <w:b/>
        <w:bCs/>
      </w:rPr>
      <w:t xml:space="preserve">Micro </w:t>
    </w:r>
    <w:r w:rsidR="006D666A">
      <w:rPr>
        <w:b/>
        <w:bCs/>
      </w:rPr>
      <w:t>F</w:t>
    </w:r>
    <w:r w:rsidR="00CC47F4" w:rsidRPr="00CC47F4">
      <w:rPr>
        <w:b/>
        <w:bCs/>
      </w:rPr>
      <w:t>rontend</w:t>
    </w:r>
    <w:r w:rsidR="006D666A">
      <w:rPr>
        <w:b/>
        <w:bCs/>
      </w:rPr>
      <w:t>s</w:t>
    </w:r>
    <w:r w:rsidR="00CC47F4" w:rsidRPr="00CC47F4">
      <w:rPr>
        <w:b/>
        <w:bCs/>
      </w:rPr>
      <w:t xml:space="preserve"> in AEM</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3F868F0"/>
    <w:multiLevelType w:val="hybridMultilevel"/>
    <w:tmpl w:val="0ED43CE6"/>
    <w:lvl w:ilvl="0" w:tplc="8C3A16F8">
      <w:start w:val="1"/>
      <w:numFmt w:val="decimal"/>
      <w:lvlText w:val="%1."/>
      <w:lvlJc w:val="left"/>
      <w:pPr>
        <w:tabs>
          <w:tab w:pos="720" w:val="num"/>
        </w:tabs>
        <w:ind w:hanging="360" w:left="720"/>
      </w:pPr>
    </w:lvl>
    <w:lvl w:ilvl="1" w:tentative="1" w:tplc="87622CF6">
      <w:start w:val="1"/>
      <w:numFmt w:val="decimal"/>
      <w:lvlText w:val="%2."/>
      <w:lvlJc w:val="left"/>
      <w:pPr>
        <w:tabs>
          <w:tab w:pos="1440" w:val="num"/>
        </w:tabs>
        <w:ind w:hanging="360" w:left="1440"/>
      </w:pPr>
    </w:lvl>
    <w:lvl w:ilvl="2" w:tentative="1" w:tplc="60C85FD4">
      <w:start w:val="1"/>
      <w:numFmt w:val="decimal"/>
      <w:lvlText w:val="%3."/>
      <w:lvlJc w:val="left"/>
      <w:pPr>
        <w:tabs>
          <w:tab w:pos="2160" w:val="num"/>
        </w:tabs>
        <w:ind w:hanging="360" w:left="2160"/>
      </w:pPr>
    </w:lvl>
    <w:lvl w:ilvl="3" w:tentative="1" w:tplc="AE6E5AF2">
      <w:start w:val="1"/>
      <w:numFmt w:val="decimal"/>
      <w:lvlText w:val="%4."/>
      <w:lvlJc w:val="left"/>
      <w:pPr>
        <w:tabs>
          <w:tab w:pos="2880" w:val="num"/>
        </w:tabs>
        <w:ind w:hanging="360" w:left="2880"/>
      </w:pPr>
    </w:lvl>
    <w:lvl w:ilvl="4" w:tentative="1" w:tplc="89DE9552">
      <w:start w:val="1"/>
      <w:numFmt w:val="decimal"/>
      <w:lvlText w:val="%5."/>
      <w:lvlJc w:val="left"/>
      <w:pPr>
        <w:tabs>
          <w:tab w:pos="3600" w:val="num"/>
        </w:tabs>
        <w:ind w:hanging="360" w:left="3600"/>
      </w:pPr>
    </w:lvl>
    <w:lvl w:ilvl="5" w:tentative="1" w:tplc="DEBA3048">
      <w:start w:val="1"/>
      <w:numFmt w:val="decimal"/>
      <w:lvlText w:val="%6."/>
      <w:lvlJc w:val="left"/>
      <w:pPr>
        <w:tabs>
          <w:tab w:pos="4320" w:val="num"/>
        </w:tabs>
        <w:ind w:hanging="360" w:left="4320"/>
      </w:pPr>
    </w:lvl>
    <w:lvl w:ilvl="6" w:tentative="1" w:tplc="BBF2E226">
      <w:start w:val="1"/>
      <w:numFmt w:val="decimal"/>
      <w:lvlText w:val="%7."/>
      <w:lvlJc w:val="left"/>
      <w:pPr>
        <w:tabs>
          <w:tab w:pos="5040" w:val="num"/>
        </w:tabs>
        <w:ind w:hanging="360" w:left="5040"/>
      </w:pPr>
    </w:lvl>
    <w:lvl w:ilvl="7" w:tentative="1" w:tplc="70C6ED0A">
      <w:start w:val="1"/>
      <w:numFmt w:val="decimal"/>
      <w:lvlText w:val="%8."/>
      <w:lvlJc w:val="left"/>
      <w:pPr>
        <w:tabs>
          <w:tab w:pos="5760" w:val="num"/>
        </w:tabs>
        <w:ind w:hanging="360" w:left="5760"/>
      </w:pPr>
    </w:lvl>
    <w:lvl w:ilvl="8" w:tentative="1" w:tplc="5266851C">
      <w:start w:val="1"/>
      <w:numFmt w:val="decimal"/>
      <w:lvlText w:val="%9."/>
      <w:lvlJc w:val="left"/>
      <w:pPr>
        <w:tabs>
          <w:tab w:pos="6480" w:val="num"/>
        </w:tabs>
        <w:ind w:hanging="360" w:left="6480"/>
      </w:pPr>
    </w:lvl>
  </w:abstractNum>
  <w:abstractNum w15:restartNumberingAfterBreak="0" w:abstractNumId="1">
    <w:nsid w:val="075F7B61"/>
    <w:multiLevelType w:val="hybridMultilevel"/>
    <w:tmpl w:val="F90CC4E4"/>
    <w:lvl w:ilvl="0" w:tplc="FF8EB084">
      <w:start w:val="1"/>
      <w:numFmt w:val="bullet"/>
      <w:lvlText w:val="•"/>
      <w:lvlJc w:val="left"/>
      <w:pPr>
        <w:tabs>
          <w:tab w:pos="360" w:val="num"/>
        </w:tabs>
        <w:ind w:hanging="360" w:left="360"/>
      </w:pPr>
      <w:rPr>
        <w:rFonts w:ascii="Arial" w:hAnsi="Arial" w:hint="default"/>
      </w:rPr>
    </w:lvl>
    <w:lvl w:ilvl="1" w:tentative="1" w:tplc="609CA3DA">
      <w:start w:val="1"/>
      <w:numFmt w:val="bullet"/>
      <w:lvlText w:val="•"/>
      <w:lvlJc w:val="left"/>
      <w:pPr>
        <w:tabs>
          <w:tab w:pos="1080" w:val="num"/>
        </w:tabs>
        <w:ind w:hanging="360" w:left="1080"/>
      </w:pPr>
      <w:rPr>
        <w:rFonts w:ascii="Arial" w:hAnsi="Arial" w:hint="default"/>
      </w:rPr>
    </w:lvl>
    <w:lvl w:ilvl="2" w:tentative="1" w:tplc="7E480F30">
      <w:start w:val="1"/>
      <w:numFmt w:val="bullet"/>
      <w:lvlText w:val="•"/>
      <w:lvlJc w:val="left"/>
      <w:pPr>
        <w:tabs>
          <w:tab w:pos="1800" w:val="num"/>
        </w:tabs>
        <w:ind w:hanging="360" w:left="1800"/>
      </w:pPr>
      <w:rPr>
        <w:rFonts w:ascii="Arial" w:hAnsi="Arial" w:hint="default"/>
      </w:rPr>
    </w:lvl>
    <w:lvl w:ilvl="3" w:tentative="1" w:tplc="06FC66B0">
      <w:start w:val="1"/>
      <w:numFmt w:val="bullet"/>
      <w:lvlText w:val="•"/>
      <w:lvlJc w:val="left"/>
      <w:pPr>
        <w:tabs>
          <w:tab w:pos="2520" w:val="num"/>
        </w:tabs>
        <w:ind w:hanging="360" w:left="2520"/>
      </w:pPr>
      <w:rPr>
        <w:rFonts w:ascii="Arial" w:hAnsi="Arial" w:hint="default"/>
      </w:rPr>
    </w:lvl>
    <w:lvl w:ilvl="4" w:tentative="1" w:tplc="CAF6B34C">
      <w:start w:val="1"/>
      <w:numFmt w:val="bullet"/>
      <w:lvlText w:val="•"/>
      <w:lvlJc w:val="left"/>
      <w:pPr>
        <w:tabs>
          <w:tab w:pos="3240" w:val="num"/>
        </w:tabs>
        <w:ind w:hanging="360" w:left="3240"/>
      </w:pPr>
      <w:rPr>
        <w:rFonts w:ascii="Arial" w:hAnsi="Arial" w:hint="default"/>
      </w:rPr>
    </w:lvl>
    <w:lvl w:ilvl="5" w:tentative="1" w:tplc="18A495DA">
      <w:start w:val="1"/>
      <w:numFmt w:val="bullet"/>
      <w:lvlText w:val="•"/>
      <w:lvlJc w:val="left"/>
      <w:pPr>
        <w:tabs>
          <w:tab w:pos="3960" w:val="num"/>
        </w:tabs>
        <w:ind w:hanging="360" w:left="3960"/>
      </w:pPr>
      <w:rPr>
        <w:rFonts w:ascii="Arial" w:hAnsi="Arial" w:hint="default"/>
      </w:rPr>
    </w:lvl>
    <w:lvl w:ilvl="6" w:tentative="1" w:tplc="6E1241DE">
      <w:start w:val="1"/>
      <w:numFmt w:val="bullet"/>
      <w:lvlText w:val="•"/>
      <w:lvlJc w:val="left"/>
      <w:pPr>
        <w:tabs>
          <w:tab w:pos="4680" w:val="num"/>
        </w:tabs>
        <w:ind w:hanging="360" w:left="4680"/>
      </w:pPr>
      <w:rPr>
        <w:rFonts w:ascii="Arial" w:hAnsi="Arial" w:hint="default"/>
      </w:rPr>
    </w:lvl>
    <w:lvl w:ilvl="7" w:tentative="1" w:tplc="6666F4E0">
      <w:start w:val="1"/>
      <w:numFmt w:val="bullet"/>
      <w:lvlText w:val="•"/>
      <w:lvlJc w:val="left"/>
      <w:pPr>
        <w:tabs>
          <w:tab w:pos="5400" w:val="num"/>
        </w:tabs>
        <w:ind w:hanging="360" w:left="5400"/>
      </w:pPr>
      <w:rPr>
        <w:rFonts w:ascii="Arial" w:hAnsi="Arial" w:hint="default"/>
      </w:rPr>
    </w:lvl>
    <w:lvl w:ilvl="8" w:tentative="1" w:tplc="C65C575A">
      <w:start w:val="1"/>
      <w:numFmt w:val="bullet"/>
      <w:lvlText w:val="•"/>
      <w:lvlJc w:val="left"/>
      <w:pPr>
        <w:tabs>
          <w:tab w:pos="6120" w:val="num"/>
        </w:tabs>
        <w:ind w:hanging="360" w:left="6120"/>
      </w:pPr>
      <w:rPr>
        <w:rFonts w:ascii="Arial" w:hAnsi="Arial" w:hint="default"/>
      </w:rPr>
    </w:lvl>
  </w:abstractNum>
  <w:abstractNum w15:restartNumberingAfterBreak="0" w:abstractNumId="2">
    <w:nsid w:val="1ACDD963"/>
    <w:multiLevelType w:val="hybridMultilevel"/>
    <w:tmpl w:val="FFFFFFFF"/>
    <w:lvl w:ilvl="0" w:tplc="04741B3A">
      <w:start w:val="1"/>
      <w:numFmt w:val="bullet"/>
      <w:lvlText w:val=""/>
      <w:lvlJc w:val="left"/>
      <w:pPr>
        <w:ind w:hanging="360" w:left="720"/>
      </w:pPr>
      <w:rPr>
        <w:rFonts w:ascii="Symbol" w:hAnsi="Symbol" w:hint="default"/>
      </w:rPr>
    </w:lvl>
    <w:lvl w:ilvl="1" w:tplc="02AE4ADE">
      <w:start w:val="1"/>
      <w:numFmt w:val="bullet"/>
      <w:lvlText w:val="o"/>
      <w:lvlJc w:val="left"/>
      <w:pPr>
        <w:ind w:hanging="360" w:left="1440"/>
      </w:pPr>
      <w:rPr>
        <w:rFonts w:ascii="Courier New" w:hAnsi="Courier New" w:hint="default"/>
      </w:rPr>
    </w:lvl>
    <w:lvl w:ilvl="2" w:tplc="86A036D0">
      <w:start w:val="1"/>
      <w:numFmt w:val="bullet"/>
      <w:lvlText w:val=""/>
      <w:lvlJc w:val="left"/>
      <w:pPr>
        <w:ind w:hanging="360" w:left="2160"/>
      </w:pPr>
      <w:rPr>
        <w:rFonts w:ascii="Wingdings" w:hAnsi="Wingdings" w:hint="default"/>
      </w:rPr>
    </w:lvl>
    <w:lvl w:ilvl="3" w:tplc="18FCF832">
      <w:start w:val="1"/>
      <w:numFmt w:val="bullet"/>
      <w:lvlText w:val=""/>
      <w:lvlJc w:val="left"/>
      <w:pPr>
        <w:ind w:hanging="360" w:left="2880"/>
      </w:pPr>
      <w:rPr>
        <w:rFonts w:ascii="Symbol" w:hAnsi="Symbol" w:hint="default"/>
      </w:rPr>
    </w:lvl>
    <w:lvl w:ilvl="4" w:tplc="3B801690">
      <w:start w:val="1"/>
      <w:numFmt w:val="bullet"/>
      <w:lvlText w:val="o"/>
      <w:lvlJc w:val="left"/>
      <w:pPr>
        <w:ind w:hanging="360" w:left="3600"/>
      </w:pPr>
      <w:rPr>
        <w:rFonts w:ascii="Courier New" w:hAnsi="Courier New" w:hint="default"/>
      </w:rPr>
    </w:lvl>
    <w:lvl w:ilvl="5" w:tplc="EF982E58">
      <w:start w:val="1"/>
      <w:numFmt w:val="bullet"/>
      <w:lvlText w:val=""/>
      <w:lvlJc w:val="left"/>
      <w:pPr>
        <w:ind w:hanging="360" w:left="4320"/>
      </w:pPr>
      <w:rPr>
        <w:rFonts w:ascii="Wingdings" w:hAnsi="Wingdings" w:hint="default"/>
      </w:rPr>
    </w:lvl>
    <w:lvl w:ilvl="6" w:tplc="2FBA5430">
      <w:start w:val="1"/>
      <w:numFmt w:val="bullet"/>
      <w:lvlText w:val=""/>
      <w:lvlJc w:val="left"/>
      <w:pPr>
        <w:ind w:hanging="360" w:left="5040"/>
      </w:pPr>
      <w:rPr>
        <w:rFonts w:ascii="Symbol" w:hAnsi="Symbol" w:hint="default"/>
      </w:rPr>
    </w:lvl>
    <w:lvl w:ilvl="7" w:tplc="4DB69A76">
      <w:start w:val="1"/>
      <w:numFmt w:val="bullet"/>
      <w:lvlText w:val="o"/>
      <w:lvlJc w:val="left"/>
      <w:pPr>
        <w:ind w:hanging="360" w:left="5760"/>
      </w:pPr>
      <w:rPr>
        <w:rFonts w:ascii="Courier New" w:hAnsi="Courier New" w:hint="default"/>
      </w:rPr>
    </w:lvl>
    <w:lvl w:ilvl="8" w:tplc="1D62AEB0">
      <w:start w:val="1"/>
      <w:numFmt w:val="bullet"/>
      <w:lvlText w:val=""/>
      <w:lvlJc w:val="left"/>
      <w:pPr>
        <w:ind w:hanging="360" w:left="6480"/>
      </w:pPr>
      <w:rPr>
        <w:rFonts w:ascii="Wingdings" w:hAnsi="Wingdings" w:hint="default"/>
      </w:rPr>
    </w:lvl>
  </w:abstractNum>
  <w:abstractNum w15:restartNumberingAfterBreak="0" w:abstractNumId="3">
    <w:nsid w:val="1BA82F9E"/>
    <w:multiLevelType w:val="hybridMultilevel"/>
    <w:tmpl w:val="D60E7B4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
    <w:nsid w:val="1E2075C5"/>
    <w:multiLevelType w:val="hybridMultilevel"/>
    <w:tmpl w:val="A632488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1F5F34E7"/>
    <w:multiLevelType w:val="hybridMultilevel"/>
    <w:tmpl w:val="8BD2713C"/>
    <w:lvl w:ilvl="0" w:tplc="91CE34F8">
      <w:start w:val="1"/>
      <w:numFmt w:val="decimal"/>
      <w:lvlText w:val="%1."/>
      <w:lvlJc w:val="left"/>
      <w:pPr>
        <w:tabs>
          <w:tab w:pos="720" w:val="num"/>
        </w:tabs>
        <w:ind w:hanging="360" w:left="720"/>
      </w:pPr>
    </w:lvl>
    <w:lvl w:ilvl="1" w:tentative="1" w:tplc="69FC7B4C">
      <w:start w:val="1"/>
      <w:numFmt w:val="decimal"/>
      <w:lvlText w:val="%2."/>
      <w:lvlJc w:val="left"/>
      <w:pPr>
        <w:tabs>
          <w:tab w:pos="1440" w:val="num"/>
        </w:tabs>
        <w:ind w:hanging="360" w:left="1440"/>
      </w:pPr>
    </w:lvl>
    <w:lvl w:ilvl="2" w:tentative="1" w:tplc="702A7628">
      <w:start w:val="1"/>
      <w:numFmt w:val="decimal"/>
      <w:lvlText w:val="%3."/>
      <w:lvlJc w:val="left"/>
      <w:pPr>
        <w:tabs>
          <w:tab w:pos="2160" w:val="num"/>
        </w:tabs>
        <w:ind w:hanging="360" w:left="2160"/>
      </w:pPr>
    </w:lvl>
    <w:lvl w:ilvl="3" w:tentative="1" w:tplc="6BEA7206">
      <w:start w:val="1"/>
      <w:numFmt w:val="decimal"/>
      <w:lvlText w:val="%4."/>
      <w:lvlJc w:val="left"/>
      <w:pPr>
        <w:tabs>
          <w:tab w:pos="2880" w:val="num"/>
        </w:tabs>
        <w:ind w:hanging="360" w:left="2880"/>
      </w:pPr>
    </w:lvl>
    <w:lvl w:ilvl="4" w:tentative="1" w:tplc="EE467850">
      <w:start w:val="1"/>
      <w:numFmt w:val="decimal"/>
      <w:lvlText w:val="%5."/>
      <w:lvlJc w:val="left"/>
      <w:pPr>
        <w:tabs>
          <w:tab w:pos="3600" w:val="num"/>
        </w:tabs>
        <w:ind w:hanging="360" w:left="3600"/>
      </w:pPr>
    </w:lvl>
    <w:lvl w:ilvl="5" w:tentative="1" w:tplc="1742BF12">
      <w:start w:val="1"/>
      <w:numFmt w:val="decimal"/>
      <w:lvlText w:val="%6."/>
      <w:lvlJc w:val="left"/>
      <w:pPr>
        <w:tabs>
          <w:tab w:pos="4320" w:val="num"/>
        </w:tabs>
        <w:ind w:hanging="360" w:left="4320"/>
      </w:pPr>
    </w:lvl>
    <w:lvl w:ilvl="6" w:tentative="1" w:tplc="ABD69A68">
      <w:start w:val="1"/>
      <w:numFmt w:val="decimal"/>
      <w:lvlText w:val="%7."/>
      <w:lvlJc w:val="left"/>
      <w:pPr>
        <w:tabs>
          <w:tab w:pos="5040" w:val="num"/>
        </w:tabs>
        <w:ind w:hanging="360" w:left="5040"/>
      </w:pPr>
    </w:lvl>
    <w:lvl w:ilvl="7" w:tentative="1" w:tplc="32B0D65E">
      <w:start w:val="1"/>
      <w:numFmt w:val="decimal"/>
      <w:lvlText w:val="%8."/>
      <w:lvlJc w:val="left"/>
      <w:pPr>
        <w:tabs>
          <w:tab w:pos="5760" w:val="num"/>
        </w:tabs>
        <w:ind w:hanging="360" w:left="5760"/>
      </w:pPr>
    </w:lvl>
    <w:lvl w:ilvl="8" w:tentative="1" w:tplc="90D8497C">
      <w:start w:val="1"/>
      <w:numFmt w:val="decimal"/>
      <w:lvlText w:val="%9."/>
      <w:lvlJc w:val="left"/>
      <w:pPr>
        <w:tabs>
          <w:tab w:pos="6480" w:val="num"/>
        </w:tabs>
        <w:ind w:hanging="360" w:left="6480"/>
      </w:pPr>
    </w:lvl>
  </w:abstractNum>
  <w:abstractNum w15:restartNumberingAfterBreak="0" w:abstractNumId="6">
    <w:nsid w:val="36285934"/>
    <w:multiLevelType w:val="hybridMultilevel"/>
    <w:tmpl w:val="98C8AACA"/>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3A0F006B"/>
    <w:multiLevelType w:val="hybridMultilevel"/>
    <w:tmpl w:val="205E1810"/>
    <w:lvl w:ilvl="0" w:tplc="0809000F">
      <w:start w:val="1"/>
      <w:numFmt w:val="decimal"/>
      <w:lvlText w:val="%1."/>
      <w:lvlJc w:val="left"/>
      <w:pPr>
        <w:ind w:hanging="360" w:left="720"/>
      </w:pPr>
      <w:rPr>
        <w:rFont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8">
    <w:nsid w:val="461C6055"/>
    <w:multiLevelType w:val="hybridMultilevel"/>
    <w:tmpl w:val="C454782E"/>
    <w:lvl w:ilvl="0" w:tplc="7DB85DD8">
      <w:start w:val="4"/>
      <w:numFmt w:val="decimal"/>
      <w:lvlText w:val="%1."/>
      <w:lvlJc w:val="left"/>
      <w:pPr>
        <w:ind w:hanging="360" w:left="720"/>
      </w:pPr>
      <w:rPr>
        <w:rFonts w:ascii="Adobe Clean ExtraBold" w:hAnsi="Adobe Clean ExtraBold" w:hint="default"/>
        <w:b w:val="0"/>
        <w:sz w:val="4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4B170005"/>
    <w:multiLevelType w:val="hybridMultilevel"/>
    <w:tmpl w:val="003A0C74"/>
    <w:lvl w:ilvl="0" w:tplc="26C845FE">
      <w:start w:val="1"/>
      <w:numFmt w:val="decimal"/>
      <w:lvlText w:val="%1."/>
      <w:lvlJc w:val="left"/>
      <w:pPr>
        <w:tabs>
          <w:tab w:pos="720" w:val="num"/>
        </w:tabs>
        <w:ind w:hanging="360" w:left="720"/>
      </w:pPr>
    </w:lvl>
    <w:lvl w:ilvl="1" w:tentative="1" w:tplc="7A9AD41E">
      <w:start w:val="1"/>
      <w:numFmt w:val="decimal"/>
      <w:lvlText w:val="%2."/>
      <w:lvlJc w:val="left"/>
      <w:pPr>
        <w:tabs>
          <w:tab w:pos="1440" w:val="num"/>
        </w:tabs>
        <w:ind w:hanging="360" w:left="1440"/>
      </w:pPr>
    </w:lvl>
    <w:lvl w:ilvl="2" w:tentative="1" w:tplc="114E544A">
      <w:start w:val="1"/>
      <w:numFmt w:val="decimal"/>
      <w:lvlText w:val="%3."/>
      <w:lvlJc w:val="left"/>
      <w:pPr>
        <w:tabs>
          <w:tab w:pos="2160" w:val="num"/>
        </w:tabs>
        <w:ind w:hanging="360" w:left="2160"/>
      </w:pPr>
    </w:lvl>
    <w:lvl w:ilvl="3" w:tentative="1" w:tplc="EC204524">
      <w:start w:val="1"/>
      <w:numFmt w:val="decimal"/>
      <w:lvlText w:val="%4."/>
      <w:lvlJc w:val="left"/>
      <w:pPr>
        <w:tabs>
          <w:tab w:pos="2880" w:val="num"/>
        </w:tabs>
        <w:ind w:hanging="360" w:left="2880"/>
      </w:pPr>
    </w:lvl>
    <w:lvl w:ilvl="4" w:tentative="1" w:tplc="C5CA74D4">
      <w:start w:val="1"/>
      <w:numFmt w:val="decimal"/>
      <w:lvlText w:val="%5."/>
      <w:lvlJc w:val="left"/>
      <w:pPr>
        <w:tabs>
          <w:tab w:pos="3600" w:val="num"/>
        </w:tabs>
        <w:ind w:hanging="360" w:left="3600"/>
      </w:pPr>
    </w:lvl>
    <w:lvl w:ilvl="5" w:tentative="1" w:tplc="68389822">
      <w:start w:val="1"/>
      <w:numFmt w:val="decimal"/>
      <w:lvlText w:val="%6."/>
      <w:lvlJc w:val="left"/>
      <w:pPr>
        <w:tabs>
          <w:tab w:pos="4320" w:val="num"/>
        </w:tabs>
        <w:ind w:hanging="360" w:left="4320"/>
      </w:pPr>
    </w:lvl>
    <w:lvl w:ilvl="6" w:tentative="1" w:tplc="FAD0C014">
      <w:start w:val="1"/>
      <w:numFmt w:val="decimal"/>
      <w:lvlText w:val="%7."/>
      <w:lvlJc w:val="left"/>
      <w:pPr>
        <w:tabs>
          <w:tab w:pos="5040" w:val="num"/>
        </w:tabs>
        <w:ind w:hanging="360" w:left="5040"/>
      </w:pPr>
    </w:lvl>
    <w:lvl w:ilvl="7" w:tentative="1" w:tplc="66E4D816">
      <w:start w:val="1"/>
      <w:numFmt w:val="decimal"/>
      <w:lvlText w:val="%8."/>
      <w:lvlJc w:val="left"/>
      <w:pPr>
        <w:tabs>
          <w:tab w:pos="5760" w:val="num"/>
        </w:tabs>
        <w:ind w:hanging="360" w:left="5760"/>
      </w:pPr>
    </w:lvl>
    <w:lvl w:ilvl="8" w:tentative="1" w:tplc="5E8A36D4">
      <w:start w:val="1"/>
      <w:numFmt w:val="decimal"/>
      <w:lvlText w:val="%9."/>
      <w:lvlJc w:val="left"/>
      <w:pPr>
        <w:tabs>
          <w:tab w:pos="6480" w:val="num"/>
        </w:tabs>
        <w:ind w:hanging="360" w:left="6480"/>
      </w:pPr>
    </w:lvl>
  </w:abstractNum>
  <w:abstractNum w15:restartNumberingAfterBreak="0" w:abstractNumId="10">
    <w:nsid w:val="598F135E"/>
    <w:multiLevelType w:val="hybridMultilevel"/>
    <w:tmpl w:val="53CC508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5BBA26E8"/>
    <w:multiLevelType w:val="hybridMultilevel"/>
    <w:tmpl w:val="81C6079E"/>
    <w:lvl w:ilvl="0" w:tplc="83664992">
      <w:start w:val="1"/>
      <w:numFmt w:val="bullet"/>
      <w:lvlText w:val="•"/>
      <w:lvlJc w:val="left"/>
      <w:pPr>
        <w:tabs>
          <w:tab w:pos="720" w:val="num"/>
        </w:tabs>
        <w:ind w:hanging="360" w:left="720"/>
      </w:pPr>
      <w:rPr>
        <w:rFonts w:ascii="Arial" w:hAnsi="Arial" w:hint="default"/>
      </w:rPr>
    </w:lvl>
    <w:lvl w:ilvl="1" w:tentative="1" w:tplc="D9088842">
      <w:start w:val="1"/>
      <w:numFmt w:val="bullet"/>
      <w:lvlText w:val="•"/>
      <w:lvlJc w:val="left"/>
      <w:pPr>
        <w:tabs>
          <w:tab w:pos="1440" w:val="num"/>
        </w:tabs>
        <w:ind w:hanging="360" w:left="1440"/>
      </w:pPr>
      <w:rPr>
        <w:rFonts w:ascii="Arial" w:hAnsi="Arial" w:hint="default"/>
      </w:rPr>
    </w:lvl>
    <w:lvl w:ilvl="2" w:tentative="1" w:tplc="B4B6228C">
      <w:start w:val="1"/>
      <w:numFmt w:val="bullet"/>
      <w:lvlText w:val="•"/>
      <w:lvlJc w:val="left"/>
      <w:pPr>
        <w:tabs>
          <w:tab w:pos="2160" w:val="num"/>
        </w:tabs>
        <w:ind w:hanging="360" w:left="2160"/>
      </w:pPr>
      <w:rPr>
        <w:rFonts w:ascii="Arial" w:hAnsi="Arial" w:hint="default"/>
      </w:rPr>
    </w:lvl>
    <w:lvl w:ilvl="3" w:tentative="1" w:tplc="C04813BC">
      <w:start w:val="1"/>
      <w:numFmt w:val="bullet"/>
      <w:lvlText w:val="•"/>
      <w:lvlJc w:val="left"/>
      <w:pPr>
        <w:tabs>
          <w:tab w:pos="2880" w:val="num"/>
        </w:tabs>
        <w:ind w:hanging="360" w:left="2880"/>
      </w:pPr>
      <w:rPr>
        <w:rFonts w:ascii="Arial" w:hAnsi="Arial" w:hint="default"/>
      </w:rPr>
    </w:lvl>
    <w:lvl w:ilvl="4" w:tentative="1" w:tplc="61B600A2">
      <w:start w:val="1"/>
      <w:numFmt w:val="bullet"/>
      <w:lvlText w:val="•"/>
      <w:lvlJc w:val="left"/>
      <w:pPr>
        <w:tabs>
          <w:tab w:pos="3600" w:val="num"/>
        </w:tabs>
        <w:ind w:hanging="360" w:left="3600"/>
      </w:pPr>
      <w:rPr>
        <w:rFonts w:ascii="Arial" w:hAnsi="Arial" w:hint="default"/>
      </w:rPr>
    </w:lvl>
    <w:lvl w:ilvl="5" w:tentative="1" w:tplc="C682132A">
      <w:start w:val="1"/>
      <w:numFmt w:val="bullet"/>
      <w:lvlText w:val="•"/>
      <w:lvlJc w:val="left"/>
      <w:pPr>
        <w:tabs>
          <w:tab w:pos="4320" w:val="num"/>
        </w:tabs>
        <w:ind w:hanging="360" w:left="4320"/>
      </w:pPr>
      <w:rPr>
        <w:rFonts w:ascii="Arial" w:hAnsi="Arial" w:hint="default"/>
      </w:rPr>
    </w:lvl>
    <w:lvl w:ilvl="6" w:tentative="1" w:tplc="A2C00790">
      <w:start w:val="1"/>
      <w:numFmt w:val="bullet"/>
      <w:lvlText w:val="•"/>
      <w:lvlJc w:val="left"/>
      <w:pPr>
        <w:tabs>
          <w:tab w:pos="5040" w:val="num"/>
        </w:tabs>
        <w:ind w:hanging="360" w:left="5040"/>
      </w:pPr>
      <w:rPr>
        <w:rFonts w:ascii="Arial" w:hAnsi="Arial" w:hint="default"/>
      </w:rPr>
    </w:lvl>
    <w:lvl w:ilvl="7" w:tentative="1" w:tplc="6158FFFC">
      <w:start w:val="1"/>
      <w:numFmt w:val="bullet"/>
      <w:lvlText w:val="•"/>
      <w:lvlJc w:val="left"/>
      <w:pPr>
        <w:tabs>
          <w:tab w:pos="5760" w:val="num"/>
        </w:tabs>
        <w:ind w:hanging="360" w:left="5760"/>
      </w:pPr>
      <w:rPr>
        <w:rFonts w:ascii="Arial" w:hAnsi="Arial" w:hint="default"/>
      </w:rPr>
    </w:lvl>
    <w:lvl w:ilvl="8" w:tentative="1" w:tplc="0A2E0A6A">
      <w:start w:val="1"/>
      <w:numFmt w:val="bullet"/>
      <w:lvlText w:val="•"/>
      <w:lvlJc w:val="left"/>
      <w:pPr>
        <w:tabs>
          <w:tab w:pos="6480" w:val="num"/>
        </w:tabs>
        <w:ind w:hanging="360" w:left="6480"/>
      </w:pPr>
      <w:rPr>
        <w:rFonts w:ascii="Arial" w:hAnsi="Arial" w:hint="default"/>
      </w:rPr>
    </w:lvl>
  </w:abstractNum>
  <w:abstractNum w15:restartNumberingAfterBreak="0" w:abstractNumId="12">
    <w:nsid w:val="5C142EB3"/>
    <w:multiLevelType w:val="hybridMultilevel"/>
    <w:tmpl w:val="93521D2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60A60DA7"/>
    <w:multiLevelType w:val="multilevel"/>
    <w:tmpl w:val="DA00F266"/>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4">
    <w:nsid w:val="64F55C1F"/>
    <w:multiLevelType w:val="hybridMultilevel"/>
    <w:tmpl w:val="963889A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6EB27AAA"/>
    <w:multiLevelType w:val="hybridMultilevel"/>
    <w:tmpl w:val="3E44264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6F7642FF"/>
    <w:multiLevelType w:val="hybridMultilevel"/>
    <w:tmpl w:val="0674F530"/>
    <w:lvl w:ilvl="0" w:tplc="D082AC32">
      <w:start w:val="1"/>
      <w:numFmt w:val="decimal"/>
      <w:lvlText w:val="%1."/>
      <w:lvlJc w:val="left"/>
      <w:pPr>
        <w:tabs>
          <w:tab w:pos="720" w:val="num"/>
        </w:tabs>
        <w:ind w:hanging="360" w:left="720"/>
      </w:pPr>
    </w:lvl>
    <w:lvl w:ilvl="1" w:tentative="1" w:tplc="A390580A">
      <w:start w:val="1"/>
      <w:numFmt w:val="decimal"/>
      <w:lvlText w:val="%2."/>
      <w:lvlJc w:val="left"/>
      <w:pPr>
        <w:tabs>
          <w:tab w:pos="1440" w:val="num"/>
        </w:tabs>
        <w:ind w:hanging="360" w:left="1440"/>
      </w:pPr>
    </w:lvl>
    <w:lvl w:ilvl="2" w:tentative="1" w:tplc="FE4C633C">
      <w:start w:val="1"/>
      <w:numFmt w:val="decimal"/>
      <w:lvlText w:val="%3."/>
      <w:lvlJc w:val="left"/>
      <w:pPr>
        <w:tabs>
          <w:tab w:pos="2160" w:val="num"/>
        </w:tabs>
        <w:ind w:hanging="360" w:left="2160"/>
      </w:pPr>
    </w:lvl>
    <w:lvl w:ilvl="3" w:tentative="1" w:tplc="56463EB8">
      <w:start w:val="1"/>
      <w:numFmt w:val="decimal"/>
      <w:lvlText w:val="%4."/>
      <w:lvlJc w:val="left"/>
      <w:pPr>
        <w:tabs>
          <w:tab w:pos="2880" w:val="num"/>
        </w:tabs>
        <w:ind w:hanging="360" w:left="2880"/>
      </w:pPr>
    </w:lvl>
    <w:lvl w:ilvl="4" w:tentative="1" w:tplc="A732CC1C">
      <w:start w:val="1"/>
      <w:numFmt w:val="decimal"/>
      <w:lvlText w:val="%5."/>
      <w:lvlJc w:val="left"/>
      <w:pPr>
        <w:tabs>
          <w:tab w:pos="3600" w:val="num"/>
        </w:tabs>
        <w:ind w:hanging="360" w:left="3600"/>
      </w:pPr>
    </w:lvl>
    <w:lvl w:ilvl="5" w:tentative="1" w:tplc="D6728226">
      <w:start w:val="1"/>
      <w:numFmt w:val="decimal"/>
      <w:lvlText w:val="%6."/>
      <w:lvlJc w:val="left"/>
      <w:pPr>
        <w:tabs>
          <w:tab w:pos="4320" w:val="num"/>
        </w:tabs>
        <w:ind w:hanging="360" w:left="4320"/>
      </w:pPr>
    </w:lvl>
    <w:lvl w:ilvl="6" w:tentative="1" w:tplc="8BCCA812">
      <w:start w:val="1"/>
      <w:numFmt w:val="decimal"/>
      <w:lvlText w:val="%7."/>
      <w:lvlJc w:val="left"/>
      <w:pPr>
        <w:tabs>
          <w:tab w:pos="5040" w:val="num"/>
        </w:tabs>
        <w:ind w:hanging="360" w:left="5040"/>
      </w:pPr>
    </w:lvl>
    <w:lvl w:ilvl="7" w:tentative="1" w:tplc="53DCAAA0">
      <w:start w:val="1"/>
      <w:numFmt w:val="decimal"/>
      <w:lvlText w:val="%8."/>
      <w:lvlJc w:val="left"/>
      <w:pPr>
        <w:tabs>
          <w:tab w:pos="5760" w:val="num"/>
        </w:tabs>
        <w:ind w:hanging="360" w:left="5760"/>
      </w:pPr>
    </w:lvl>
    <w:lvl w:ilvl="8" w:tentative="1" w:tplc="55B211FA">
      <w:start w:val="1"/>
      <w:numFmt w:val="decimal"/>
      <w:lvlText w:val="%9."/>
      <w:lvlJc w:val="left"/>
      <w:pPr>
        <w:tabs>
          <w:tab w:pos="6480" w:val="num"/>
        </w:tabs>
        <w:ind w:hanging="360" w:left="6480"/>
      </w:pPr>
    </w:lvl>
  </w:abstractNum>
  <w:abstractNum w15:restartNumberingAfterBreak="0" w:abstractNumId="17">
    <w:nsid w:val="79BE31DA"/>
    <w:multiLevelType w:val="hybridMultilevel"/>
    <w:tmpl w:val="75F48406"/>
    <w:lvl w:ilvl="0" w:tplc="42CAB486">
      <w:start w:val="1"/>
      <w:numFmt w:val="bullet"/>
      <w:lvlText w:val="•"/>
      <w:lvlJc w:val="left"/>
      <w:pPr>
        <w:tabs>
          <w:tab w:pos="720" w:val="num"/>
        </w:tabs>
        <w:ind w:hanging="360" w:left="720"/>
      </w:pPr>
      <w:rPr>
        <w:rFonts w:ascii="Arial" w:hAnsi="Arial" w:hint="default"/>
      </w:rPr>
    </w:lvl>
    <w:lvl w:ilvl="1" w:tentative="1" w:tplc="F2AA2BF6">
      <w:start w:val="1"/>
      <w:numFmt w:val="bullet"/>
      <w:lvlText w:val="•"/>
      <w:lvlJc w:val="left"/>
      <w:pPr>
        <w:tabs>
          <w:tab w:pos="1440" w:val="num"/>
        </w:tabs>
        <w:ind w:hanging="360" w:left="1440"/>
      </w:pPr>
      <w:rPr>
        <w:rFonts w:ascii="Arial" w:hAnsi="Arial" w:hint="default"/>
      </w:rPr>
    </w:lvl>
    <w:lvl w:ilvl="2" w:tentative="1" w:tplc="0AEA0898">
      <w:start w:val="1"/>
      <w:numFmt w:val="bullet"/>
      <w:lvlText w:val="•"/>
      <w:lvlJc w:val="left"/>
      <w:pPr>
        <w:tabs>
          <w:tab w:pos="2160" w:val="num"/>
        </w:tabs>
        <w:ind w:hanging="360" w:left="2160"/>
      </w:pPr>
      <w:rPr>
        <w:rFonts w:ascii="Arial" w:hAnsi="Arial" w:hint="default"/>
      </w:rPr>
    </w:lvl>
    <w:lvl w:ilvl="3" w:tentative="1" w:tplc="04E63616">
      <w:start w:val="1"/>
      <w:numFmt w:val="bullet"/>
      <w:lvlText w:val="•"/>
      <w:lvlJc w:val="left"/>
      <w:pPr>
        <w:tabs>
          <w:tab w:pos="2880" w:val="num"/>
        </w:tabs>
        <w:ind w:hanging="360" w:left="2880"/>
      </w:pPr>
      <w:rPr>
        <w:rFonts w:ascii="Arial" w:hAnsi="Arial" w:hint="default"/>
      </w:rPr>
    </w:lvl>
    <w:lvl w:ilvl="4" w:tentative="1" w:tplc="6774224C">
      <w:start w:val="1"/>
      <w:numFmt w:val="bullet"/>
      <w:lvlText w:val="•"/>
      <w:lvlJc w:val="left"/>
      <w:pPr>
        <w:tabs>
          <w:tab w:pos="3600" w:val="num"/>
        </w:tabs>
        <w:ind w:hanging="360" w:left="3600"/>
      </w:pPr>
      <w:rPr>
        <w:rFonts w:ascii="Arial" w:hAnsi="Arial" w:hint="default"/>
      </w:rPr>
    </w:lvl>
    <w:lvl w:ilvl="5" w:tentative="1" w:tplc="2E3C20BE">
      <w:start w:val="1"/>
      <w:numFmt w:val="bullet"/>
      <w:lvlText w:val="•"/>
      <w:lvlJc w:val="left"/>
      <w:pPr>
        <w:tabs>
          <w:tab w:pos="4320" w:val="num"/>
        </w:tabs>
        <w:ind w:hanging="360" w:left="4320"/>
      </w:pPr>
      <w:rPr>
        <w:rFonts w:ascii="Arial" w:hAnsi="Arial" w:hint="default"/>
      </w:rPr>
    </w:lvl>
    <w:lvl w:ilvl="6" w:tentative="1" w:tplc="8E467FA0">
      <w:start w:val="1"/>
      <w:numFmt w:val="bullet"/>
      <w:lvlText w:val="•"/>
      <w:lvlJc w:val="left"/>
      <w:pPr>
        <w:tabs>
          <w:tab w:pos="5040" w:val="num"/>
        </w:tabs>
        <w:ind w:hanging="360" w:left="5040"/>
      </w:pPr>
      <w:rPr>
        <w:rFonts w:ascii="Arial" w:hAnsi="Arial" w:hint="default"/>
      </w:rPr>
    </w:lvl>
    <w:lvl w:ilvl="7" w:tentative="1" w:tplc="90A80E60">
      <w:start w:val="1"/>
      <w:numFmt w:val="bullet"/>
      <w:lvlText w:val="•"/>
      <w:lvlJc w:val="left"/>
      <w:pPr>
        <w:tabs>
          <w:tab w:pos="5760" w:val="num"/>
        </w:tabs>
        <w:ind w:hanging="360" w:left="5760"/>
      </w:pPr>
      <w:rPr>
        <w:rFonts w:ascii="Arial" w:hAnsi="Arial" w:hint="default"/>
      </w:rPr>
    </w:lvl>
    <w:lvl w:ilvl="8" w:tentative="1" w:tplc="D046B3E0">
      <w:start w:val="1"/>
      <w:numFmt w:val="bullet"/>
      <w:lvlText w:val="•"/>
      <w:lvlJc w:val="left"/>
      <w:pPr>
        <w:tabs>
          <w:tab w:pos="6480" w:val="num"/>
        </w:tabs>
        <w:ind w:hanging="360" w:left="6480"/>
      </w:pPr>
      <w:rPr>
        <w:rFonts w:ascii="Arial" w:hAnsi="Arial" w:hint="default"/>
      </w:rPr>
    </w:lvl>
  </w:abstractNum>
  <w:abstractNum w15:restartNumberingAfterBreak="0" w:abstractNumId="18">
    <w:nsid w:val="7B5B189A"/>
    <w:multiLevelType w:val="hybridMultilevel"/>
    <w:tmpl w:val="0D0E3ED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7FF830F3"/>
    <w:multiLevelType w:val="hybridMultilevel"/>
    <w:tmpl w:val="09123D36"/>
    <w:lvl w:ilvl="0" w:tplc="9A38DB80">
      <w:start w:val="1"/>
      <w:numFmt w:val="bullet"/>
      <w:lvlText w:val="•"/>
      <w:lvlJc w:val="left"/>
      <w:pPr>
        <w:tabs>
          <w:tab w:pos="720" w:val="num"/>
        </w:tabs>
        <w:ind w:hanging="360" w:left="720"/>
      </w:pPr>
      <w:rPr>
        <w:rFonts w:ascii="Arial" w:hAnsi="Arial" w:hint="default"/>
      </w:rPr>
    </w:lvl>
    <w:lvl w:ilvl="1" w:tentative="1" w:tplc="4CB8BC20">
      <w:start w:val="1"/>
      <w:numFmt w:val="bullet"/>
      <w:lvlText w:val="•"/>
      <w:lvlJc w:val="left"/>
      <w:pPr>
        <w:tabs>
          <w:tab w:pos="1440" w:val="num"/>
        </w:tabs>
        <w:ind w:hanging="360" w:left="1440"/>
      </w:pPr>
      <w:rPr>
        <w:rFonts w:ascii="Arial" w:hAnsi="Arial" w:hint="default"/>
      </w:rPr>
    </w:lvl>
    <w:lvl w:ilvl="2" w:tentative="1" w:tplc="AB92B26A">
      <w:start w:val="1"/>
      <w:numFmt w:val="bullet"/>
      <w:lvlText w:val="•"/>
      <w:lvlJc w:val="left"/>
      <w:pPr>
        <w:tabs>
          <w:tab w:pos="2160" w:val="num"/>
        </w:tabs>
        <w:ind w:hanging="360" w:left="2160"/>
      </w:pPr>
      <w:rPr>
        <w:rFonts w:ascii="Arial" w:hAnsi="Arial" w:hint="default"/>
      </w:rPr>
    </w:lvl>
    <w:lvl w:ilvl="3" w:tentative="1" w:tplc="254E697A">
      <w:start w:val="1"/>
      <w:numFmt w:val="bullet"/>
      <w:lvlText w:val="•"/>
      <w:lvlJc w:val="left"/>
      <w:pPr>
        <w:tabs>
          <w:tab w:pos="2880" w:val="num"/>
        </w:tabs>
        <w:ind w:hanging="360" w:left="2880"/>
      </w:pPr>
      <w:rPr>
        <w:rFonts w:ascii="Arial" w:hAnsi="Arial" w:hint="default"/>
      </w:rPr>
    </w:lvl>
    <w:lvl w:ilvl="4" w:tentative="1" w:tplc="D0282714">
      <w:start w:val="1"/>
      <w:numFmt w:val="bullet"/>
      <w:lvlText w:val="•"/>
      <w:lvlJc w:val="left"/>
      <w:pPr>
        <w:tabs>
          <w:tab w:pos="3600" w:val="num"/>
        </w:tabs>
        <w:ind w:hanging="360" w:left="3600"/>
      </w:pPr>
      <w:rPr>
        <w:rFonts w:ascii="Arial" w:hAnsi="Arial" w:hint="default"/>
      </w:rPr>
    </w:lvl>
    <w:lvl w:ilvl="5" w:tentative="1" w:tplc="AB160DA6">
      <w:start w:val="1"/>
      <w:numFmt w:val="bullet"/>
      <w:lvlText w:val="•"/>
      <w:lvlJc w:val="left"/>
      <w:pPr>
        <w:tabs>
          <w:tab w:pos="4320" w:val="num"/>
        </w:tabs>
        <w:ind w:hanging="360" w:left="4320"/>
      </w:pPr>
      <w:rPr>
        <w:rFonts w:ascii="Arial" w:hAnsi="Arial" w:hint="default"/>
      </w:rPr>
    </w:lvl>
    <w:lvl w:ilvl="6" w:tentative="1" w:tplc="D91EE53E">
      <w:start w:val="1"/>
      <w:numFmt w:val="bullet"/>
      <w:lvlText w:val="•"/>
      <w:lvlJc w:val="left"/>
      <w:pPr>
        <w:tabs>
          <w:tab w:pos="5040" w:val="num"/>
        </w:tabs>
        <w:ind w:hanging="360" w:left="5040"/>
      </w:pPr>
      <w:rPr>
        <w:rFonts w:ascii="Arial" w:hAnsi="Arial" w:hint="default"/>
      </w:rPr>
    </w:lvl>
    <w:lvl w:ilvl="7" w:tentative="1" w:tplc="134A6ECE">
      <w:start w:val="1"/>
      <w:numFmt w:val="bullet"/>
      <w:lvlText w:val="•"/>
      <w:lvlJc w:val="left"/>
      <w:pPr>
        <w:tabs>
          <w:tab w:pos="5760" w:val="num"/>
        </w:tabs>
        <w:ind w:hanging="360" w:left="5760"/>
      </w:pPr>
      <w:rPr>
        <w:rFonts w:ascii="Arial" w:hAnsi="Arial" w:hint="default"/>
      </w:rPr>
    </w:lvl>
    <w:lvl w:ilvl="8" w:tentative="1" w:tplc="743A2FA8">
      <w:start w:val="1"/>
      <w:numFmt w:val="bullet"/>
      <w:lvlText w:val="•"/>
      <w:lvlJc w:val="left"/>
      <w:pPr>
        <w:tabs>
          <w:tab w:pos="6480" w:val="num"/>
        </w:tabs>
        <w:ind w:hanging="360" w:left="6480"/>
      </w:pPr>
      <w:rPr>
        <w:rFonts w:ascii="Arial" w:hAnsi="Aria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08762724" w:numId="1">
    <w:abstractNumId w:val="2"/>
  </w:num>
  <w:num w16cid:durableId="2021200983" w:numId="2">
    <w:abstractNumId w:val="13"/>
  </w:num>
  <w:num w16cid:durableId="1577668433" w:numId="3">
    <w:abstractNumId w:val="8"/>
  </w:num>
  <w:num w16cid:durableId="552352661" w:numId="4">
    <w:abstractNumId w:val="18"/>
  </w:num>
  <w:num w16cid:durableId="299189425" w:numId="5">
    <w:abstractNumId w:val="19"/>
  </w:num>
  <w:num w16cid:durableId="2102676255" w:numId="6">
    <w:abstractNumId w:val="11"/>
  </w:num>
  <w:num w16cid:durableId="852257854" w:numId="7">
    <w:abstractNumId w:val="6"/>
  </w:num>
  <w:num w16cid:durableId="985475839" w:numId="8">
    <w:abstractNumId w:val="9"/>
  </w:num>
  <w:num w16cid:durableId="1601374684" w:numId="9">
    <w:abstractNumId w:val="16"/>
  </w:num>
  <w:num w16cid:durableId="1318922773" w:numId="10">
    <w:abstractNumId w:val="5"/>
  </w:num>
  <w:num w16cid:durableId="533231648" w:numId="11">
    <w:abstractNumId w:val="0"/>
  </w:num>
  <w:num w16cid:durableId="676350501" w:numId="12">
    <w:abstractNumId w:val="13"/>
  </w:num>
  <w:num w16cid:durableId="238756258" w:numId="13">
    <w:abstractNumId w:val="17"/>
  </w:num>
  <w:num w16cid:durableId="418721020" w:numId="14">
    <w:abstractNumId w:val="1"/>
  </w:num>
  <w:num w16cid:durableId="40591590" w:numId="15">
    <w:abstractNumId w:val="4"/>
  </w:num>
  <w:num w16cid:durableId="1828327607" w:numId="16">
    <w:abstractNumId w:val="15"/>
  </w:num>
  <w:num w16cid:durableId="526405177" w:numId="17">
    <w:abstractNumId w:val="3"/>
  </w:num>
  <w:num w16cid:durableId="2126381576" w:numId="18">
    <w:abstractNumId w:val="13"/>
  </w:num>
  <w:num w16cid:durableId="2056276946" w:numId="19">
    <w:abstractNumId w:val="13"/>
  </w:num>
  <w:num w16cid:durableId="1444225254" w:numId="20">
    <w:abstractNumId w:val="10"/>
  </w:num>
  <w:num w16cid:durableId="959414266" w:numId="21">
    <w:abstractNumId w:val="14"/>
  </w:num>
  <w:num w16cid:durableId="809909138" w:numId="22">
    <w:abstractNumId w:val="7"/>
  </w:num>
  <w:num w16cid:durableId="1804031871" w:numId="23">
    <w:abstractNumId w:val="1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46E"/>
    <w:rsid w:val="000046AA"/>
    <w:rsid w:val="00015928"/>
    <w:rsid w:val="00016C15"/>
    <w:rsid w:val="00036907"/>
    <w:rsid w:val="00036913"/>
    <w:rsid w:val="0003702A"/>
    <w:rsid w:val="00046C11"/>
    <w:rsid w:val="00057DD6"/>
    <w:rsid w:val="00061AD2"/>
    <w:rsid w:val="000661CD"/>
    <w:rsid w:val="000667A6"/>
    <w:rsid w:val="00066FE5"/>
    <w:rsid w:val="00070F4E"/>
    <w:rsid w:val="00080698"/>
    <w:rsid w:val="00084796"/>
    <w:rsid w:val="000959B0"/>
    <w:rsid w:val="000A28DA"/>
    <w:rsid w:val="000B12D8"/>
    <w:rsid w:val="000B6767"/>
    <w:rsid w:val="000C3724"/>
    <w:rsid w:val="000C61A3"/>
    <w:rsid w:val="000C64F0"/>
    <w:rsid w:val="000D4F3F"/>
    <w:rsid w:val="000D7E74"/>
    <w:rsid w:val="000E07D3"/>
    <w:rsid w:val="000E3CD2"/>
    <w:rsid w:val="000F5B45"/>
    <w:rsid w:val="000F6A72"/>
    <w:rsid w:val="000F73FA"/>
    <w:rsid w:val="001029AE"/>
    <w:rsid w:val="00107518"/>
    <w:rsid w:val="00112421"/>
    <w:rsid w:val="001166CA"/>
    <w:rsid w:val="00134E83"/>
    <w:rsid w:val="00137308"/>
    <w:rsid w:val="001400A6"/>
    <w:rsid w:val="0014046E"/>
    <w:rsid w:val="00156047"/>
    <w:rsid w:val="0016276C"/>
    <w:rsid w:val="00174AFF"/>
    <w:rsid w:val="00176930"/>
    <w:rsid w:val="00185A96"/>
    <w:rsid w:val="001860DF"/>
    <w:rsid w:val="001B1597"/>
    <w:rsid w:val="001B38AB"/>
    <w:rsid w:val="001B5CC9"/>
    <w:rsid w:val="001C2710"/>
    <w:rsid w:val="002008E0"/>
    <w:rsid w:val="0021450C"/>
    <w:rsid w:val="00222877"/>
    <w:rsid w:val="00223D05"/>
    <w:rsid w:val="00232A73"/>
    <w:rsid w:val="00235989"/>
    <w:rsid w:val="00237ABB"/>
    <w:rsid w:val="00241CF0"/>
    <w:rsid w:val="00243406"/>
    <w:rsid w:val="002476BE"/>
    <w:rsid w:val="00254210"/>
    <w:rsid w:val="0026039B"/>
    <w:rsid w:val="00261878"/>
    <w:rsid w:val="00261CA4"/>
    <w:rsid w:val="00290F2E"/>
    <w:rsid w:val="00294FD5"/>
    <w:rsid w:val="00296183"/>
    <w:rsid w:val="002A5E74"/>
    <w:rsid w:val="002A7B6C"/>
    <w:rsid w:val="002B5F93"/>
    <w:rsid w:val="002B7DFE"/>
    <w:rsid w:val="002C6D44"/>
    <w:rsid w:val="002D03F5"/>
    <w:rsid w:val="002D2597"/>
    <w:rsid w:val="002E4E46"/>
    <w:rsid w:val="002F508B"/>
    <w:rsid w:val="002F5A1A"/>
    <w:rsid w:val="00302DC7"/>
    <w:rsid w:val="003068DC"/>
    <w:rsid w:val="00312524"/>
    <w:rsid w:val="00317106"/>
    <w:rsid w:val="003418F3"/>
    <w:rsid w:val="00347A38"/>
    <w:rsid w:val="00361CE4"/>
    <w:rsid w:val="0036226B"/>
    <w:rsid w:val="003722A8"/>
    <w:rsid w:val="003723D5"/>
    <w:rsid w:val="00381314"/>
    <w:rsid w:val="00381FC3"/>
    <w:rsid w:val="0038234E"/>
    <w:rsid w:val="00394E50"/>
    <w:rsid w:val="003970AE"/>
    <w:rsid w:val="003A1D54"/>
    <w:rsid w:val="003A35ED"/>
    <w:rsid w:val="003A51F5"/>
    <w:rsid w:val="003A6D07"/>
    <w:rsid w:val="003A77D8"/>
    <w:rsid w:val="003B2EA4"/>
    <w:rsid w:val="003B4C4D"/>
    <w:rsid w:val="003C1200"/>
    <w:rsid w:val="003C3BAB"/>
    <w:rsid w:val="003E56D1"/>
    <w:rsid w:val="004155A8"/>
    <w:rsid w:val="00417768"/>
    <w:rsid w:val="00424902"/>
    <w:rsid w:val="00430D12"/>
    <w:rsid w:val="0044050B"/>
    <w:rsid w:val="00444187"/>
    <w:rsid w:val="004506C8"/>
    <w:rsid w:val="004514A8"/>
    <w:rsid w:val="004675CF"/>
    <w:rsid w:val="0048225E"/>
    <w:rsid w:val="004903B1"/>
    <w:rsid w:val="00493556"/>
    <w:rsid w:val="00494216"/>
    <w:rsid w:val="004A1B6D"/>
    <w:rsid w:val="004B0883"/>
    <w:rsid w:val="004B0A3B"/>
    <w:rsid w:val="004C7CB1"/>
    <w:rsid w:val="004D2224"/>
    <w:rsid w:val="004D7111"/>
    <w:rsid w:val="004F5BAF"/>
    <w:rsid w:val="004F6B11"/>
    <w:rsid w:val="00513147"/>
    <w:rsid w:val="00514B54"/>
    <w:rsid w:val="005246DF"/>
    <w:rsid w:val="00547BE5"/>
    <w:rsid w:val="005638BE"/>
    <w:rsid w:val="00571313"/>
    <w:rsid w:val="0057552D"/>
    <w:rsid w:val="005A4A1A"/>
    <w:rsid w:val="005A6CE1"/>
    <w:rsid w:val="005B3B04"/>
    <w:rsid w:val="005B6229"/>
    <w:rsid w:val="005C22EF"/>
    <w:rsid w:val="005D1C6F"/>
    <w:rsid w:val="005D2724"/>
    <w:rsid w:val="005D5C38"/>
    <w:rsid w:val="005E51E1"/>
    <w:rsid w:val="005F107E"/>
    <w:rsid w:val="005F568D"/>
    <w:rsid w:val="00615B26"/>
    <w:rsid w:val="006164AC"/>
    <w:rsid w:val="0062151E"/>
    <w:rsid w:val="0062406A"/>
    <w:rsid w:val="00624642"/>
    <w:rsid w:val="0062649F"/>
    <w:rsid w:val="00632348"/>
    <w:rsid w:val="006401AB"/>
    <w:rsid w:val="006412AC"/>
    <w:rsid w:val="00653FF4"/>
    <w:rsid w:val="006566DA"/>
    <w:rsid w:val="00663BD8"/>
    <w:rsid w:val="00670158"/>
    <w:rsid w:val="0068363F"/>
    <w:rsid w:val="00684622"/>
    <w:rsid w:val="00685D6A"/>
    <w:rsid w:val="006871CD"/>
    <w:rsid w:val="00696EE7"/>
    <w:rsid w:val="006A23CB"/>
    <w:rsid w:val="006B1EC7"/>
    <w:rsid w:val="006B5BFF"/>
    <w:rsid w:val="006B72C7"/>
    <w:rsid w:val="006C1187"/>
    <w:rsid w:val="006D09F6"/>
    <w:rsid w:val="006D666A"/>
    <w:rsid w:val="006E3ACC"/>
    <w:rsid w:val="006E62A6"/>
    <w:rsid w:val="006F163B"/>
    <w:rsid w:val="006F2D09"/>
    <w:rsid w:val="00710D7C"/>
    <w:rsid w:val="007113A6"/>
    <w:rsid w:val="0071263D"/>
    <w:rsid w:val="00725743"/>
    <w:rsid w:val="00725DFE"/>
    <w:rsid w:val="00734527"/>
    <w:rsid w:val="00735493"/>
    <w:rsid w:val="00741E43"/>
    <w:rsid w:val="0074366D"/>
    <w:rsid w:val="00751EC8"/>
    <w:rsid w:val="00753D22"/>
    <w:rsid w:val="00754FF1"/>
    <w:rsid w:val="00756E5D"/>
    <w:rsid w:val="007602F3"/>
    <w:rsid w:val="00762434"/>
    <w:rsid w:val="007730EC"/>
    <w:rsid w:val="007762AB"/>
    <w:rsid w:val="00782317"/>
    <w:rsid w:val="00785B96"/>
    <w:rsid w:val="00786F34"/>
    <w:rsid w:val="007934FE"/>
    <w:rsid w:val="007943F4"/>
    <w:rsid w:val="007B484F"/>
    <w:rsid w:val="007D449F"/>
    <w:rsid w:val="007E5660"/>
    <w:rsid w:val="007E6D3E"/>
    <w:rsid w:val="007F25CF"/>
    <w:rsid w:val="007F29DE"/>
    <w:rsid w:val="007F2A87"/>
    <w:rsid w:val="007F3BC4"/>
    <w:rsid w:val="008019D8"/>
    <w:rsid w:val="00804C5A"/>
    <w:rsid w:val="00811C3B"/>
    <w:rsid w:val="008138EC"/>
    <w:rsid w:val="008237E7"/>
    <w:rsid w:val="00830EF0"/>
    <w:rsid w:val="008374FC"/>
    <w:rsid w:val="00837CCC"/>
    <w:rsid w:val="008412AB"/>
    <w:rsid w:val="00845BDB"/>
    <w:rsid w:val="00853DC2"/>
    <w:rsid w:val="008917A2"/>
    <w:rsid w:val="00895E0E"/>
    <w:rsid w:val="008A27C1"/>
    <w:rsid w:val="008A2E88"/>
    <w:rsid w:val="008B3A20"/>
    <w:rsid w:val="008C4DEF"/>
    <w:rsid w:val="008E5BBC"/>
    <w:rsid w:val="008E62DE"/>
    <w:rsid w:val="008E7EF2"/>
    <w:rsid w:val="008F1663"/>
    <w:rsid w:val="00900A70"/>
    <w:rsid w:val="009026C5"/>
    <w:rsid w:val="00910129"/>
    <w:rsid w:val="009156F3"/>
    <w:rsid w:val="00917279"/>
    <w:rsid w:val="00921C4F"/>
    <w:rsid w:val="00937DD5"/>
    <w:rsid w:val="00956626"/>
    <w:rsid w:val="0096623F"/>
    <w:rsid w:val="009667C3"/>
    <w:rsid w:val="00970A0B"/>
    <w:rsid w:val="00972E31"/>
    <w:rsid w:val="009920CA"/>
    <w:rsid w:val="0099574B"/>
    <w:rsid w:val="009A25A3"/>
    <w:rsid w:val="009A2D8D"/>
    <w:rsid w:val="009A5E7E"/>
    <w:rsid w:val="009A6C56"/>
    <w:rsid w:val="009A78F7"/>
    <w:rsid w:val="009B2FB0"/>
    <w:rsid w:val="009C279E"/>
    <w:rsid w:val="009C2D53"/>
    <w:rsid w:val="009C7952"/>
    <w:rsid w:val="009E2260"/>
    <w:rsid w:val="009E6B6B"/>
    <w:rsid w:val="009F5A7E"/>
    <w:rsid w:val="009F76A7"/>
    <w:rsid w:val="009F7C7A"/>
    <w:rsid w:val="00A01324"/>
    <w:rsid w:val="00A03A79"/>
    <w:rsid w:val="00A03B85"/>
    <w:rsid w:val="00A1019D"/>
    <w:rsid w:val="00A11D67"/>
    <w:rsid w:val="00A23C89"/>
    <w:rsid w:val="00A31A88"/>
    <w:rsid w:val="00A421D9"/>
    <w:rsid w:val="00A44B21"/>
    <w:rsid w:val="00A54FE4"/>
    <w:rsid w:val="00A7223D"/>
    <w:rsid w:val="00A735B0"/>
    <w:rsid w:val="00A850C9"/>
    <w:rsid w:val="00A91753"/>
    <w:rsid w:val="00AA3F6A"/>
    <w:rsid w:val="00AA7462"/>
    <w:rsid w:val="00AB0028"/>
    <w:rsid w:val="00AB3254"/>
    <w:rsid w:val="00AB5DB5"/>
    <w:rsid w:val="00AC25DC"/>
    <w:rsid w:val="00AC39B5"/>
    <w:rsid w:val="00AC5486"/>
    <w:rsid w:val="00AC574A"/>
    <w:rsid w:val="00AC5DD4"/>
    <w:rsid w:val="00AD141C"/>
    <w:rsid w:val="00AD5F79"/>
    <w:rsid w:val="00AD6EFC"/>
    <w:rsid w:val="00AD795D"/>
    <w:rsid w:val="00AE033F"/>
    <w:rsid w:val="00AE24EB"/>
    <w:rsid w:val="00AE284B"/>
    <w:rsid w:val="00AE4C98"/>
    <w:rsid w:val="00AE58B5"/>
    <w:rsid w:val="00B0497E"/>
    <w:rsid w:val="00B13D42"/>
    <w:rsid w:val="00B179D4"/>
    <w:rsid w:val="00B2342C"/>
    <w:rsid w:val="00B4514D"/>
    <w:rsid w:val="00B46A93"/>
    <w:rsid w:val="00B52026"/>
    <w:rsid w:val="00B77992"/>
    <w:rsid w:val="00B901C0"/>
    <w:rsid w:val="00B91FD0"/>
    <w:rsid w:val="00B95204"/>
    <w:rsid w:val="00B95DAF"/>
    <w:rsid w:val="00B96196"/>
    <w:rsid w:val="00BA5C8E"/>
    <w:rsid w:val="00BB2434"/>
    <w:rsid w:val="00BB7396"/>
    <w:rsid w:val="00BC30C6"/>
    <w:rsid w:val="00BC7446"/>
    <w:rsid w:val="00BD043E"/>
    <w:rsid w:val="00BD5B06"/>
    <w:rsid w:val="00BE03E9"/>
    <w:rsid w:val="00BE2C8A"/>
    <w:rsid w:val="00BE4264"/>
    <w:rsid w:val="00BE58C8"/>
    <w:rsid w:val="00BE6D91"/>
    <w:rsid w:val="00BF224C"/>
    <w:rsid w:val="00BF7C4D"/>
    <w:rsid w:val="00C06315"/>
    <w:rsid w:val="00C140C5"/>
    <w:rsid w:val="00C2492A"/>
    <w:rsid w:val="00C309F6"/>
    <w:rsid w:val="00C33FC0"/>
    <w:rsid w:val="00C3489A"/>
    <w:rsid w:val="00C35EB9"/>
    <w:rsid w:val="00C46264"/>
    <w:rsid w:val="00C50CBD"/>
    <w:rsid w:val="00C54E06"/>
    <w:rsid w:val="00C57E7D"/>
    <w:rsid w:val="00C60C62"/>
    <w:rsid w:val="00C61A59"/>
    <w:rsid w:val="00C76AAC"/>
    <w:rsid w:val="00C821EA"/>
    <w:rsid w:val="00C92B13"/>
    <w:rsid w:val="00C92E2E"/>
    <w:rsid w:val="00CA10DA"/>
    <w:rsid w:val="00CA6FDF"/>
    <w:rsid w:val="00CB1E12"/>
    <w:rsid w:val="00CB6908"/>
    <w:rsid w:val="00CC47F4"/>
    <w:rsid w:val="00CC5B07"/>
    <w:rsid w:val="00CD2FDC"/>
    <w:rsid w:val="00CD720F"/>
    <w:rsid w:val="00CD760F"/>
    <w:rsid w:val="00CE1F09"/>
    <w:rsid w:val="00CE71B6"/>
    <w:rsid w:val="00D03AA0"/>
    <w:rsid w:val="00D05E74"/>
    <w:rsid w:val="00D071FC"/>
    <w:rsid w:val="00D11D91"/>
    <w:rsid w:val="00D13D4B"/>
    <w:rsid w:val="00D14EFB"/>
    <w:rsid w:val="00D420AF"/>
    <w:rsid w:val="00D467B5"/>
    <w:rsid w:val="00D46E45"/>
    <w:rsid w:val="00D50F4A"/>
    <w:rsid w:val="00D53FB8"/>
    <w:rsid w:val="00D551BA"/>
    <w:rsid w:val="00D62494"/>
    <w:rsid w:val="00D66564"/>
    <w:rsid w:val="00D707CD"/>
    <w:rsid w:val="00D845BA"/>
    <w:rsid w:val="00D90F22"/>
    <w:rsid w:val="00D96FAD"/>
    <w:rsid w:val="00DA149C"/>
    <w:rsid w:val="00DA3D56"/>
    <w:rsid w:val="00DB0B2F"/>
    <w:rsid w:val="00DC4004"/>
    <w:rsid w:val="00DD527B"/>
    <w:rsid w:val="00DD5E8D"/>
    <w:rsid w:val="00DD6B3A"/>
    <w:rsid w:val="00DD7529"/>
    <w:rsid w:val="00DD7E27"/>
    <w:rsid w:val="00DE71D9"/>
    <w:rsid w:val="00E0060D"/>
    <w:rsid w:val="00E117C6"/>
    <w:rsid w:val="00E14143"/>
    <w:rsid w:val="00E1483C"/>
    <w:rsid w:val="00E16C5C"/>
    <w:rsid w:val="00E22025"/>
    <w:rsid w:val="00E225E6"/>
    <w:rsid w:val="00E235E6"/>
    <w:rsid w:val="00E24CA5"/>
    <w:rsid w:val="00E27284"/>
    <w:rsid w:val="00E30C8E"/>
    <w:rsid w:val="00E3135A"/>
    <w:rsid w:val="00E36CCF"/>
    <w:rsid w:val="00E37DA7"/>
    <w:rsid w:val="00E425C4"/>
    <w:rsid w:val="00E42B8D"/>
    <w:rsid w:val="00E43D09"/>
    <w:rsid w:val="00E50C6D"/>
    <w:rsid w:val="00E57554"/>
    <w:rsid w:val="00E62E16"/>
    <w:rsid w:val="00E65FC5"/>
    <w:rsid w:val="00E67B4A"/>
    <w:rsid w:val="00E70BEF"/>
    <w:rsid w:val="00E81E13"/>
    <w:rsid w:val="00E861FE"/>
    <w:rsid w:val="00E9054F"/>
    <w:rsid w:val="00EA2BE2"/>
    <w:rsid w:val="00EA3DBE"/>
    <w:rsid w:val="00EA472B"/>
    <w:rsid w:val="00EA55F7"/>
    <w:rsid w:val="00EB4F7E"/>
    <w:rsid w:val="00EC0F5F"/>
    <w:rsid w:val="00EC72B3"/>
    <w:rsid w:val="00ED0B62"/>
    <w:rsid w:val="00EE3CF4"/>
    <w:rsid w:val="00EF1248"/>
    <w:rsid w:val="00EF3200"/>
    <w:rsid w:val="00EF3431"/>
    <w:rsid w:val="00EF6E61"/>
    <w:rsid w:val="00EF7FA8"/>
    <w:rsid w:val="00F000A4"/>
    <w:rsid w:val="00F06EF7"/>
    <w:rsid w:val="00F13757"/>
    <w:rsid w:val="00F16238"/>
    <w:rsid w:val="00F219A2"/>
    <w:rsid w:val="00F22FD1"/>
    <w:rsid w:val="00F24950"/>
    <w:rsid w:val="00F315C7"/>
    <w:rsid w:val="00F4313E"/>
    <w:rsid w:val="00F43D10"/>
    <w:rsid w:val="00F45E3C"/>
    <w:rsid w:val="00F470A7"/>
    <w:rsid w:val="00F60CD7"/>
    <w:rsid w:val="00F70869"/>
    <w:rsid w:val="00F87704"/>
    <w:rsid w:val="00F90908"/>
    <w:rsid w:val="00F935F1"/>
    <w:rsid w:val="00FA1347"/>
    <w:rsid w:val="00FA361E"/>
    <w:rsid w:val="00FB2D17"/>
    <w:rsid w:val="00FC4604"/>
    <w:rsid w:val="00FD2143"/>
    <w:rsid w:val="00FD3D16"/>
    <w:rsid w:val="00FD5DB2"/>
    <w:rsid w:val="00FE06EF"/>
    <w:rsid w:val="00FE0FEC"/>
    <w:rsid w:val="00FF09B9"/>
    <w:rsid w:val="00FF7249"/>
    <w:rsid w:val="03B98AED"/>
    <w:rsid w:val="058E58E4"/>
    <w:rsid w:val="06823D28"/>
    <w:rsid w:val="09FB5989"/>
    <w:rsid w:val="0B532698"/>
    <w:rsid w:val="100E63F2"/>
    <w:rsid w:val="126C796F"/>
    <w:rsid w:val="18B6E18E"/>
    <w:rsid w:val="1ACF7128"/>
    <w:rsid w:val="203AFE9A"/>
    <w:rsid w:val="2088AC5D"/>
    <w:rsid w:val="210E924E"/>
    <w:rsid w:val="23D6D3B1"/>
    <w:rsid w:val="25A01755"/>
    <w:rsid w:val="27CCF2F5"/>
    <w:rsid w:val="2A9E6C99"/>
    <w:rsid w:val="2C2A07F7"/>
    <w:rsid w:val="2D672F65"/>
    <w:rsid w:val="2D6E6670"/>
    <w:rsid w:val="307C2D5B"/>
    <w:rsid w:val="30E29826"/>
    <w:rsid w:val="3C4FEA6F"/>
    <w:rsid w:val="3E3EC568"/>
    <w:rsid w:val="3EEA01CF"/>
    <w:rsid w:val="40E7B2EF"/>
    <w:rsid w:val="41D35686"/>
    <w:rsid w:val="4657936B"/>
    <w:rsid w:val="489A2BF7"/>
    <w:rsid w:val="48F2C4D4"/>
    <w:rsid w:val="49121F9A"/>
    <w:rsid w:val="4981780F"/>
    <w:rsid w:val="4A022958"/>
    <w:rsid w:val="4ADBAB80"/>
    <w:rsid w:val="4BDF4884"/>
    <w:rsid w:val="4C1638CA"/>
    <w:rsid w:val="4CB918D1"/>
    <w:rsid w:val="4CE9D08F"/>
    <w:rsid w:val="4D2F0F06"/>
    <w:rsid w:val="4E8EC1D0"/>
    <w:rsid w:val="50261A01"/>
    <w:rsid w:val="56A186E6"/>
    <w:rsid w:val="584780FD"/>
    <w:rsid w:val="587A2B2F"/>
    <w:rsid w:val="5A67DBBD"/>
    <w:rsid w:val="5C2A8BF6"/>
    <w:rsid w:val="5ECE2405"/>
    <w:rsid w:val="624B539F"/>
    <w:rsid w:val="65A68185"/>
    <w:rsid w:val="68E534C5"/>
    <w:rsid w:val="69772341"/>
    <w:rsid w:val="6A9E815B"/>
    <w:rsid w:val="6B954589"/>
    <w:rsid w:val="6F29E083"/>
    <w:rsid w:val="6F63B8E2"/>
    <w:rsid w:val="7004BC7E"/>
    <w:rsid w:val="700AEC95"/>
    <w:rsid w:val="72026DA8"/>
    <w:rsid w:val="742A1606"/>
    <w:rsid w:val="766A529B"/>
    <w:rsid w:val="7C71974C"/>
    <w:rsid w:val="7C8AA26E"/>
    <w:rsid w:val="7DA263A8"/>
    <w:rsid w:val="7E33D96A"/>
  </w:rsids>
  <w:themeFontLang w:bidi="ar-SA" w:eastAsia="ja-JP"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046E"/>
    <w:pPr>
      <w:spacing w:after="120" w:before="120" w:line="240" w:lineRule="auto"/>
    </w:pPr>
    <w:rPr>
      <w:rFonts w:ascii="Adobe Clean Light" w:hAnsi="Adobe Clean Light"/>
      <w:szCs w:val="24"/>
      <w:lang w:eastAsia="fr-FR"/>
    </w:rPr>
  </w:style>
  <w:style w:styleId="Heading1" w:type="paragraph">
    <w:name w:val="heading 1"/>
    <w:basedOn w:val="Normal"/>
    <w:next w:val="Normal"/>
    <w:link w:val="Heading1Char"/>
    <w:uiPriority w:val="9"/>
    <w:qFormat/>
    <w:rsid w:val="0014046E"/>
    <w:pPr>
      <w:keepNext/>
      <w:keepLines/>
      <w:numPr>
        <w:numId w:val="2"/>
      </w:numPr>
      <w:spacing w:before="360"/>
      <w:outlineLvl w:val="0"/>
    </w:pPr>
    <w:rPr>
      <w:rFonts w:ascii="Adobe Clean ExtraBold" w:cstheme="majorBidi" w:eastAsiaTheme="majorEastAsia" w:hAnsi="Adobe Clean ExtraBold"/>
      <w:b/>
      <w:color w:themeColor="text1" w:val="000000"/>
      <w:sz w:val="40"/>
      <w:szCs w:val="32"/>
    </w:rPr>
  </w:style>
  <w:style w:styleId="Heading2" w:type="paragraph">
    <w:name w:val="heading 2"/>
    <w:basedOn w:val="Normal"/>
    <w:next w:val="Normal"/>
    <w:link w:val="Heading2Char"/>
    <w:uiPriority w:val="9"/>
    <w:unhideWhenUsed/>
    <w:qFormat/>
    <w:rsid w:val="0014046E"/>
    <w:pPr>
      <w:keepNext/>
      <w:keepLines/>
      <w:numPr>
        <w:ilvl w:val="1"/>
        <w:numId w:val="2"/>
      </w:numPr>
      <w:spacing w:before="200"/>
      <w:outlineLvl w:val="1"/>
    </w:pPr>
    <w:rPr>
      <w:rFonts w:ascii="Adobe Clean" w:cstheme="majorBidi" w:eastAsiaTheme="majorEastAsia" w:hAnsi="Adobe Clean"/>
      <w:b/>
      <w:color w:themeColor="text1" w:val="000000"/>
      <w:sz w:val="28"/>
      <w:szCs w:val="26"/>
    </w:rPr>
  </w:style>
  <w:style w:styleId="Heading3" w:type="paragraph">
    <w:name w:val="heading 3"/>
    <w:basedOn w:val="Normal"/>
    <w:next w:val="Normal"/>
    <w:link w:val="Heading3Char"/>
    <w:uiPriority w:val="9"/>
    <w:unhideWhenUsed/>
    <w:qFormat/>
    <w:rsid w:val="0014046E"/>
    <w:pPr>
      <w:keepNext/>
      <w:keepLines/>
      <w:numPr>
        <w:ilvl w:val="2"/>
        <w:numId w:val="2"/>
      </w:numPr>
      <w:spacing w:before="200"/>
      <w:outlineLvl w:val="2"/>
    </w:pPr>
    <w:rPr>
      <w:rFonts w:ascii="Adobe Clean" w:cstheme="majorBidi" w:eastAsiaTheme="majorEastAsia" w:hAnsi="Adobe Clean"/>
      <w:b/>
      <w:color w:themeColor="text1" w:val="000000"/>
      <w:sz w:val="26"/>
    </w:rPr>
  </w:style>
  <w:style w:styleId="Heading4" w:type="paragraph">
    <w:name w:val="heading 4"/>
    <w:basedOn w:val="Normal"/>
    <w:next w:val="Normal"/>
    <w:link w:val="Heading4Char"/>
    <w:uiPriority w:val="9"/>
    <w:unhideWhenUsed/>
    <w:rsid w:val="0014046E"/>
    <w:pPr>
      <w:keepNext/>
      <w:keepLines/>
      <w:numPr>
        <w:ilvl w:val="3"/>
        <w:numId w:val="2"/>
      </w:numPr>
      <w:spacing w:before="200"/>
      <w:outlineLvl w:val="3"/>
    </w:pPr>
    <w:rPr>
      <w:rFonts w:ascii="Adobe Clean" w:cstheme="majorBidi" w:eastAsiaTheme="majorEastAsia" w:hAnsi="Adobe Clean"/>
      <w:b/>
      <w:iCs/>
      <w:color w:themeColor="text1" w:val="000000"/>
      <w:sz w:val="24"/>
    </w:rPr>
  </w:style>
  <w:style w:styleId="Heading5" w:type="paragraph">
    <w:name w:val="heading 5"/>
    <w:basedOn w:val="Normal"/>
    <w:next w:val="Normal"/>
    <w:link w:val="Heading5Char"/>
    <w:uiPriority w:val="9"/>
    <w:unhideWhenUsed/>
    <w:qFormat/>
    <w:rsid w:val="0014046E"/>
    <w:pPr>
      <w:keepNext/>
      <w:keepLines/>
      <w:numPr>
        <w:ilvl w:val="4"/>
        <w:numId w:val="2"/>
      </w:numPr>
      <w:spacing w:before="40"/>
      <w:outlineLvl w:val="4"/>
    </w:pPr>
    <w:rPr>
      <w:rFonts w:cstheme="majorBidi" w:eastAsiaTheme="majorEastAsia"/>
      <w:color w:val="6B737B"/>
    </w:rPr>
  </w:style>
  <w:style w:styleId="Heading6" w:type="paragraph">
    <w:name w:val="heading 6"/>
    <w:basedOn w:val="Normal"/>
    <w:next w:val="Normal"/>
    <w:link w:val="Heading6Char"/>
    <w:uiPriority w:val="9"/>
    <w:unhideWhenUsed/>
    <w:rsid w:val="0014046E"/>
    <w:pPr>
      <w:keepNext/>
      <w:keepLines/>
      <w:numPr>
        <w:ilvl w:val="5"/>
        <w:numId w:val="2"/>
      </w:numPr>
      <w:spacing w:before="40"/>
      <w:outlineLvl w:val="5"/>
    </w:pPr>
    <w:rPr>
      <w:rFonts w:cstheme="majorBidi" w:eastAsiaTheme="majorEastAsia"/>
      <w:color w:val="6B737B"/>
    </w:rPr>
  </w:style>
  <w:style w:styleId="Heading7" w:type="paragraph">
    <w:name w:val="heading 7"/>
    <w:basedOn w:val="Normal"/>
    <w:next w:val="Normal"/>
    <w:link w:val="Heading7Char"/>
    <w:uiPriority w:val="9"/>
    <w:unhideWhenUsed/>
    <w:qFormat/>
    <w:rsid w:val="0014046E"/>
    <w:pPr>
      <w:keepNext/>
      <w:keepLines/>
      <w:numPr>
        <w:ilvl w:val="6"/>
        <w:numId w:val="2"/>
      </w:numPr>
      <w:spacing w:before="40"/>
      <w:outlineLvl w:val="6"/>
    </w:pPr>
    <w:rPr>
      <w:rFonts w:cstheme="majorBidi" w:eastAsiaTheme="majorEastAsia"/>
      <w:iCs/>
      <w:color w:val="6B737B"/>
    </w:rPr>
  </w:style>
  <w:style w:styleId="Heading8" w:type="paragraph">
    <w:name w:val="heading 8"/>
    <w:basedOn w:val="Normal"/>
    <w:next w:val="Normal"/>
    <w:link w:val="Heading8Char"/>
    <w:uiPriority w:val="9"/>
    <w:unhideWhenUsed/>
    <w:rsid w:val="0014046E"/>
    <w:pPr>
      <w:keepNext/>
      <w:keepLines/>
      <w:numPr>
        <w:ilvl w:val="7"/>
        <w:numId w:val="2"/>
      </w:numPr>
      <w:spacing w:before="40"/>
      <w:outlineLvl w:val="7"/>
    </w:pPr>
    <w:rPr>
      <w:rFonts w:cstheme="majorBidi" w:eastAsiaTheme="majorEastAsia"/>
      <w:color w:val="6B737B"/>
      <w:szCs w:val="21"/>
    </w:rPr>
  </w:style>
  <w:style w:styleId="Heading9" w:type="paragraph">
    <w:name w:val="heading 9"/>
    <w:basedOn w:val="Normal"/>
    <w:next w:val="Normal"/>
    <w:link w:val="Heading9Char"/>
    <w:uiPriority w:val="9"/>
    <w:semiHidden/>
    <w:unhideWhenUsed/>
    <w:qFormat/>
    <w:rsid w:val="0014046E"/>
    <w:pPr>
      <w:keepNext/>
      <w:keepLines/>
      <w:numPr>
        <w:ilvl w:val="8"/>
        <w:numId w:val="2"/>
      </w:numPr>
      <w:spacing w:before="40"/>
      <w:outlineLvl w:val="8"/>
    </w:pPr>
    <w:rPr>
      <w:rFonts w:cstheme="majorBidi" w:eastAsiaTheme="majorEastAsia"/>
      <w:iCs/>
      <w:color w:val="6B737B"/>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4046E"/>
    <w:rPr>
      <w:rFonts w:ascii="Adobe Clean ExtraBold" w:cstheme="majorBidi" w:eastAsiaTheme="majorEastAsia" w:hAnsi="Adobe Clean ExtraBold"/>
      <w:b/>
      <w:color w:themeColor="text1" w:val="000000"/>
      <w:sz w:val="40"/>
      <w:szCs w:val="32"/>
      <w:lang w:eastAsia="fr-FR"/>
    </w:rPr>
  </w:style>
  <w:style w:customStyle="1" w:styleId="Heading2Char" w:type="character">
    <w:name w:val="Heading 2 Char"/>
    <w:basedOn w:val="DefaultParagraphFont"/>
    <w:link w:val="Heading2"/>
    <w:uiPriority w:val="9"/>
    <w:rsid w:val="0014046E"/>
    <w:rPr>
      <w:rFonts w:ascii="Adobe Clean" w:cstheme="majorBidi" w:eastAsiaTheme="majorEastAsia" w:hAnsi="Adobe Clean"/>
      <w:b/>
      <w:color w:themeColor="text1" w:val="000000"/>
      <w:sz w:val="28"/>
      <w:szCs w:val="26"/>
      <w:lang w:eastAsia="fr-FR"/>
    </w:rPr>
  </w:style>
  <w:style w:customStyle="1" w:styleId="Heading3Char" w:type="character">
    <w:name w:val="Heading 3 Char"/>
    <w:basedOn w:val="DefaultParagraphFont"/>
    <w:link w:val="Heading3"/>
    <w:uiPriority w:val="9"/>
    <w:rsid w:val="0014046E"/>
    <w:rPr>
      <w:rFonts w:ascii="Adobe Clean" w:cstheme="majorBidi" w:eastAsiaTheme="majorEastAsia" w:hAnsi="Adobe Clean"/>
      <w:b/>
      <w:color w:themeColor="text1" w:val="000000"/>
      <w:sz w:val="26"/>
      <w:szCs w:val="24"/>
      <w:lang w:eastAsia="fr-FR"/>
    </w:rPr>
  </w:style>
  <w:style w:customStyle="1" w:styleId="Heading4Char" w:type="character">
    <w:name w:val="Heading 4 Char"/>
    <w:basedOn w:val="DefaultParagraphFont"/>
    <w:link w:val="Heading4"/>
    <w:uiPriority w:val="9"/>
    <w:rsid w:val="0014046E"/>
    <w:rPr>
      <w:rFonts w:ascii="Adobe Clean" w:cstheme="majorBidi" w:eastAsiaTheme="majorEastAsia" w:hAnsi="Adobe Clean"/>
      <w:b/>
      <w:iCs/>
      <w:color w:themeColor="text1" w:val="000000"/>
      <w:sz w:val="24"/>
      <w:szCs w:val="24"/>
      <w:lang w:eastAsia="fr-FR"/>
    </w:rPr>
  </w:style>
  <w:style w:customStyle="1" w:styleId="Heading5Char" w:type="character">
    <w:name w:val="Heading 5 Char"/>
    <w:basedOn w:val="DefaultParagraphFont"/>
    <w:link w:val="Heading5"/>
    <w:uiPriority w:val="9"/>
    <w:rsid w:val="0014046E"/>
    <w:rPr>
      <w:rFonts w:ascii="Adobe Clean Light" w:cstheme="majorBidi" w:eastAsiaTheme="majorEastAsia" w:hAnsi="Adobe Clean Light"/>
      <w:color w:val="6B737B"/>
      <w:szCs w:val="24"/>
      <w:lang w:eastAsia="fr-FR"/>
    </w:rPr>
  </w:style>
  <w:style w:customStyle="1" w:styleId="Heading6Char" w:type="character">
    <w:name w:val="Heading 6 Char"/>
    <w:basedOn w:val="DefaultParagraphFont"/>
    <w:link w:val="Heading6"/>
    <w:uiPriority w:val="9"/>
    <w:rsid w:val="0014046E"/>
    <w:rPr>
      <w:rFonts w:ascii="Adobe Clean Light" w:cstheme="majorBidi" w:eastAsiaTheme="majorEastAsia" w:hAnsi="Adobe Clean Light"/>
      <w:color w:val="6B737B"/>
      <w:szCs w:val="24"/>
      <w:lang w:eastAsia="fr-FR"/>
    </w:rPr>
  </w:style>
  <w:style w:customStyle="1" w:styleId="Heading7Char" w:type="character">
    <w:name w:val="Heading 7 Char"/>
    <w:basedOn w:val="DefaultParagraphFont"/>
    <w:link w:val="Heading7"/>
    <w:uiPriority w:val="9"/>
    <w:rsid w:val="0014046E"/>
    <w:rPr>
      <w:rFonts w:ascii="Adobe Clean Light" w:cstheme="majorBidi" w:eastAsiaTheme="majorEastAsia" w:hAnsi="Adobe Clean Light"/>
      <w:iCs/>
      <w:color w:val="6B737B"/>
      <w:szCs w:val="24"/>
      <w:lang w:eastAsia="fr-FR"/>
    </w:rPr>
  </w:style>
  <w:style w:customStyle="1" w:styleId="Heading8Char" w:type="character">
    <w:name w:val="Heading 8 Char"/>
    <w:basedOn w:val="DefaultParagraphFont"/>
    <w:link w:val="Heading8"/>
    <w:uiPriority w:val="9"/>
    <w:rsid w:val="0014046E"/>
    <w:rPr>
      <w:rFonts w:ascii="Adobe Clean Light" w:cstheme="majorBidi" w:eastAsiaTheme="majorEastAsia" w:hAnsi="Adobe Clean Light"/>
      <w:color w:val="6B737B"/>
      <w:szCs w:val="21"/>
      <w:lang w:eastAsia="fr-FR"/>
    </w:rPr>
  </w:style>
  <w:style w:customStyle="1" w:styleId="Heading9Char" w:type="character">
    <w:name w:val="Heading 9 Char"/>
    <w:basedOn w:val="DefaultParagraphFont"/>
    <w:link w:val="Heading9"/>
    <w:uiPriority w:val="9"/>
    <w:semiHidden/>
    <w:rsid w:val="0014046E"/>
    <w:rPr>
      <w:rFonts w:ascii="Adobe Clean Light" w:cstheme="majorBidi" w:eastAsiaTheme="majorEastAsia" w:hAnsi="Adobe Clean Light"/>
      <w:iCs/>
      <w:color w:val="6B737B"/>
      <w:szCs w:val="21"/>
      <w:lang w:eastAsia="fr-FR"/>
    </w:rPr>
  </w:style>
  <w:style w:styleId="BodyText" w:type="paragraph">
    <w:name w:val="Body Text"/>
    <w:basedOn w:val="Normal"/>
    <w:link w:val="BodyTextChar"/>
    <w:uiPriority w:val="99"/>
    <w:unhideWhenUsed/>
    <w:qFormat/>
    <w:rsid w:val="0014046E"/>
  </w:style>
  <w:style w:customStyle="1" w:styleId="BodyTextChar" w:type="character">
    <w:name w:val="Body Text Char"/>
    <w:basedOn w:val="DefaultParagraphFont"/>
    <w:link w:val="BodyText"/>
    <w:uiPriority w:val="99"/>
    <w:rsid w:val="0014046E"/>
    <w:rPr>
      <w:rFonts w:ascii="Adobe Clean Light" w:hAnsi="Adobe Clean Light"/>
      <w:szCs w:val="24"/>
      <w:lang w:eastAsia="fr-FR"/>
    </w:rPr>
  </w:style>
  <w:style w:styleId="Title" w:type="paragraph">
    <w:name w:val="Title"/>
    <w:basedOn w:val="Normal"/>
    <w:next w:val="Normal"/>
    <w:link w:val="TitleChar"/>
    <w:uiPriority w:val="10"/>
    <w:qFormat/>
    <w:rsid w:val="0014046E"/>
    <w:pPr>
      <w:spacing w:before="0"/>
      <w:contextualSpacing/>
    </w:pPr>
    <w:rPr>
      <w:rFonts w:ascii="Adobe Clean" w:cstheme="majorBidi" w:eastAsiaTheme="majorEastAsia" w:hAnsi="Adobe Clean"/>
      <w:b/>
      <w:spacing w:val="-10"/>
      <w:kern w:val="28"/>
      <w:sz w:val="96"/>
      <w:szCs w:val="56"/>
    </w:rPr>
  </w:style>
  <w:style w:customStyle="1" w:styleId="TitleChar" w:type="character">
    <w:name w:val="Title Char"/>
    <w:basedOn w:val="DefaultParagraphFont"/>
    <w:link w:val="Title"/>
    <w:uiPriority w:val="10"/>
    <w:rsid w:val="0014046E"/>
    <w:rPr>
      <w:rFonts w:ascii="Adobe Clean" w:cstheme="majorBidi" w:eastAsiaTheme="majorEastAsia" w:hAnsi="Adobe Clean"/>
      <w:b/>
      <w:spacing w:val="-10"/>
      <w:kern w:val="28"/>
      <w:sz w:val="96"/>
      <w:szCs w:val="56"/>
      <w:lang w:eastAsia="fr-FR"/>
    </w:rPr>
  </w:style>
  <w:style w:styleId="Subtitle" w:type="paragraph">
    <w:name w:val="Subtitle"/>
    <w:basedOn w:val="Normal"/>
    <w:next w:val="Normal"/>
    <w:link w:val="SubtitleChar"/>
    <w:uiPriority w:val="11"/>
    <w:qFormat/>
    <w:rsid w:val="0014046E"/>
    <w:pPr>
      <w:numPr>
        <w:ilvl w:val="1"/>
      </w:numPr>
      <w:spacing w:after="160"/>
    </w:pPr>
    <w:rPr>
      <w:rFonts w:ascii="Adobe Clean" w:eastAsiaTheme="minorEastAsia" w:hAnsi="Adobe Clean"/>
      <w:b/>
      <w:spacing w:val="15"/>
      <w:sz w:val="36"/>
      <w:szCs w:val="22"/>
    </w:rPr>
  </w:style>
  <w:style w:customStyle="1" w:styleId="SubtitleChar" w:type="character">
    <w:name w:val="Subtitle Char"/>
    <w:basedOn w:val="DefaultParagraphFont"/>
    <w:link w:val="Subtitle"/>
    <w:uiPriority w:val="11"/>
    <w:rsid w:val="0014046E"/>
    <w:rPr>
      <w:rFonts w:ascii="Adobe Clean" w:eastAsiaTheme="minorEastAsia" w:hAnsi="Adobe Clean"/>
      <w:b/>
      <w:spacing w:val="15"/>
      <w:sz w:val="36"/>
      <w:lang w:eastAsia="fr-FR"/>
    </w:rPr>
  </w:style>
  <w:style w:styleId="TOCHeading" w:type="paragraph">
    <w:name w:val="TOC Heading"/>
    <w:basedOn w:val="Heading1"/>
    <w:next w:val="Normal"/>
    <w:uiPriority w:val="39"/>
    <w:unhideWhenUsed/>
    <w:qFormat/>
    <w:rsid w:val="0014046E"/>
    <w:pPr>
      <w:numPr>
        <w:numId w:val="0"/>
      </w:numPr>
      <w:spacing w:before="480" w:line="276" w:lineRule="auto"/>
      <w:outlineLvl w:val="9"/>
    </w:pPr>
    <w:rPr>
      <w:bCs/>
      <w:color w:themeColor="text1" w:themeTint="A6" w:val="595959"/>
      <w:szCs w:val="28"/>
      <w:lang w:eastAsia="en-US"/>
    </w:rPr>
  </w:style>
  <w:style w:styleId="TOC1" w:type="paragraph">
    <w:name w:val="toc 1"/>
    <w:basedOn w:val="Normal"/>
    <w:next w:val="Normal"/>
    <w:autoRedefine/>
    <w:uiPriority w:val="39"/>
    <w:unhideWhenUsed/>
    <w:qFormat/>
    <w:rsid w:val="0014046E"/>
    <w:rPr>
      <w:bCs/>
      <w:iCs/>
      <w:color w:themeColor="text1" w:themeTint="A6" w:val="595959"/>
      <w:sz w:val="24"/>
    </w:rPr>
  </w:style>
  <w:style w:styleId="TOC2" w:type="paragraph">
    <w:name w:val="toc 2"/>
    <w:basedOn w:val="Normal"/>
    <w:next w:val="Normal"/>
    <w:autoRedefine/>
    <w:uiPriority w:val="39"/>
    <w:unhideWhenUsed/>
    <w:qFormat/>
    <w:rsid w:val="0014046E"/>
    <w:pPr>
      <w:ind w:left="220"/>
    </w:pPr>
    <w:rPr>
      <w:bCs/>
      <w:color w:themeColor="text1" w:themeTint="A6" w:val="595959"/>
      <w:szCs w:val="22"/>
    </w:rPr>
  </w:style>
  <w:style w:styleId="Hyperlink" w:type="character">
    <w:name w:val="Hyperlink"/>
    <w:basedOn w:val="DefaultParagraphFont"/>
    <w:uiPriority w:val="99"/>
    <w:unhideWhenUsed/>
    <w:rsid w:val="0014046E"/>
    <w:rPr>
      <w:color w:themeColor="hyperlink" w:val="0563C1"/>
      <w:u w:val="single"/>
    </w:rPr>
  </w:style>
  <w:style w:styleId="Footer" w:type="paragraph">
    <w:name w:val="footer"/>
    <w:basedOn w:val="Normal"/>
    <w:link w:val="FooterChar"/>
    <w:uiPriority w:val="99"/>
    <w:unhideWhenUsed/>
    <w:rsid w:val="0014046E"/>
    <w:pPr>
      <w:tabs>
        <w:tab w:pos="4513" w:val="center"/>
        <w:tab w:pos="9026" w:val="right"/>
      </w:tabs>
      <w:spacing w:after="0" w:before="0"/>
    </w:pPr>
  </w:style>
  <w:style w:customStyle="1" w:styleId="FooterChar" w:type="character">
    <w:name w:val="Footer Char"/>
    <w:basedOn w:val="DefaultParagraphFont"/>
    <w:link w:val="Footer"/>
    <w:uiPriority w:val="99"/>
    <w:rsid w:val="0014046E"/>
    <w:rPr>
      <w:rFonts w:ascii="Adobe Clean Light" w:hAnsi="Adobe Clean Light"/>
      <w:szCs w:val="24"/>
      <w:lang w:eastAsia="fr-FR"/>
    </w:rPr>
  </w:style>
  <w:style w:styleId="PageNumber" w:type="character">
    <w:name w:val="page number"/>
    <w:basedOn w:val="DefaultParagraphFont"/>
    <w:uiPriority w:val="99"/>
    <w:semiHidden/>
    <w:unhideWhenUsed/>
    <w:rsid w:val="0014046E"/>
  </w:style>
  <w:style w:customStyle="1" w:styleId="PageHeader" w:type="paragraph">
    <w:name w:val="Page Header"/>
    <w:basedOn w:val="Normal"/>
    <w:rsid w:val="0014046E"/>
    <w:pPr>
      <w:tabs>
        <w:tab w:pos="9639" w:val="right"/>
      </w:tabs>
      <w:ind w:left="-851" w:right="-618"/>
    </w:pPr>
    <w:rPr>
      <w:sz w:val="20"/>
    </w:rPr>
  </w:style>
  <w:style w:styleId="BodyTextIndent" w:type="paragraph">
    <w:name w:val="Body Text Indent"/>
    <w:basedOn w:val="Normal"/>
    <w:link w:val="BodyTextIndentChar"/>
    <w:uiPriority w:val="99"/>
    <w:unhideWhenUsed/>
    <w:rsid w:val="0014046E"/>
    <w:pPr>
      <w:ind w:left="360"/>
    </w:pPr>
  </w:style>
  <w:style w:customStyle="1" w:styleId="BodyTextIndentChar" w:type="character">
    <w:name w:val="Body Text Indent Char"/>
    <w:basedOn w:val="DefaultParagraphFont"/>
    <w:link w:val="BodyTextIndent"/>
    <w:uiPriority w:val="99"/>
    <w:rsid w:val="0014046E"/>
    <w:rPr>
      <w:rFonts w:ascii="Adobe Clean Light" w:hAnsi="Adobe Clean Light"/>
      <w:szCs w:val="24"/>
      <w:lang w:eastAsia="fr-FR"/>
    </w:rPr>
  </w:style>
  <w:style w:styleId="BodyTextIndent2" w:type="paragraph">
    <w:name w:val="Body Text Indent 2"/>
    <w:basedOn w:val="Normal"/>
    <w:link w:val="BodyTextIndent2Char"/>
    <w:uiPriority w:val="99"/>
    <w:unhideWhenUsed/>
    <w:rsid w:val="0014046E"/>
    <w:pPr>
      <w:spacing w:line="480" w:lineRule="auto"/>
      <w:ind w:left="360"/>
    </w:pPr>
  </w:style>
  <w:style w:customStyle="1" w:styleId="BodyTextIndent2Char" w:type="character">
    <w:name w:val="Body Text Indent 2 Char"/>
    <w:basedOn w:val="DefaultParagraphFont"/>
    <w:link w:val="BodyTextIndent2"/>
    <w:uiPriority w:val="99"/>
    <w:rsid w:val="0014046E"/>
    <w:rPr>
      <w:rFonts w:ascii="Adobe Clean Light" w:hAnsi="Adobe Clean Light"/>
      <w:szCs w:val="24"/>
      <w:lang w:eastAsia="fr-FR"/>
    </w:rPr>
  </w:style>
  <w:style w:styleId="PlaceholderText" w:type="character">
    <w:name w:val="Placeholder Text"/>
    <w:basedOn w:val="DefaultParagraphFont"/>
    <w:uiPriority w:val="99"/>
    <w:semiHidden/>
    <w:rsid w:val="0014046E"/>
    <w:rPr>
      <w:color w:val="808080"/>
    </w:rPr>
  </w:style>
  <w:style w:styleId="Header" w:type="paragraph">
    <w:name w:val="header"/>
    <w:basedOn w:val="Normal"/>
    <w:link w:val="HeaderChar"/>
    <w:uiPriority w:val="99"/>
    <w:unhideWhenUsed/>
    <w:rsid w:val="009F7C7A"/>
    <w:pPr>
      <w:tabs>
        <w:tab w:pos="4680" w:val="center"/>
        <w:tab w:pos="9360" w:val="right"/>
      </w:tabs>
      <w:spacing w:after="0" w:before="0"/>
    </w:pPr>
  </w:style>
  <w:style w:customStyle="1" w:styleId="HeaderChar" w:type="character">
    <w:name w:val="Header Char"/>
    <w:basedOn w:val="DefaultParagraphFont"/>
    <w:link w:val="Header"/>
    <w:uiPriority w:val="99"/>
    <w:rsid w:val="009F7C7A"/>
    <w:rPr>
      <w:rFonts w:ascii="Adobe Clean Light" w:hAnsi="Adobe Clean Light"/>
      <w:szCs w:val="24"/>
      <w:lang w:eastAsia="fr-FR"/>
    </w:rPr>
  </w:style>
  <w:style w:styleId="ListParagraph" w:type="paragraph">
    <w:name w:val="List Paragraph"/>
    <w:basedOn w:val="Normal"/>
    <w:uiPriority w:val="34"/>
    <w:qFormat/>
    <w:rsid w:val="009A78F7"/>
    <w:pPr>
      <w:ind w:left="720"/>
      <w:contextualSpacing/>
    </w:pPr>
  </w:style>
  <w:style w:styleId="UnresolvedMention" w:type="character">
    <w:name w:val="Unresolved Mention"/>
    <w:basedOn w:val="DefaultParagraphFont"/>
    <w:uiPriority w:val="99"/>
    <w:semiHidden/>
    <w:unhideWhenUsed/>
    <w:rsid w:val="00786F34"/>
    <w:rPr>
      <w:color w:val="605E5C"/>
      <w:shd w:color="auto" w:fill="E1DFDD" w:val="clear"/>
    </w:rPr>
  </w:style>
  <w:style w:styleId="NormalWeb" w:type="paragraph">
    <w:name w:val="Normal (Web)"/>
    <w:basedOn w:val="Normal"/>
    <w:uiPriority w:val="99"/>
    <w:semiHidden/>
    <w:unhideWhenUsed/>
    <w:rsid w:val="00FF7249"/>
    <w:pPr>
      <w:spacing w:after="100" w:afterAutospacing="1" w:before="100" w:beforeAutospacing="1"/>
    </w:pPr>
    <w:rPr>
      <w:rFonts w:ascii="Times New Roman" w:cs="Times New Roman" w:eastAsia="Times New Roman" w:hAnsi="Times New Roman"/>
      <w:sz w:val="24"/>
      <w:lang w:eastAsia="en-US"/>
    </w:rPr>
  </w:style>
  <w:style w:styleId="CommentReference" w:type="character">
    <w:name w:val="annotation reference"/>
    <w:basedOn w:val="DefaultParagraphFont"/>
    <w:uiPriority w:val="99"/>
    <w:semiHidden/>
    <w:unhideWhenUsed/>
    <w:rsid w:val="00FF7249"/>
    <w:rPr>
      <w:sz w:val="16"/>
      <w:szCs w:val="16"/>
    </w:rPr>
  </w:style>
  <w:style w:styleId="CommentText" w:type="paragraph">
    <w:name w:val="annotation text"/>
    <w:basedOn w:val="Normal"/>
    <w:link w:val="CommentTextChar"/>
    <w:uiPriority w:val="99"/>
    <w:unhideWhenUsed/>
    <w:rsid w:val="00FF7249"/>
    <w:rPr>
      <w:sz w:val="20"/>
      <w:szCs w:val="20"/>
    </w:rPr>
  </w:style>
  <w:style w:customStyle="1" w:styleId="CommentTextChar" w:type="character">
    <w:name w:val="Comment Text Char"/>
    <w:basedOn w:val="DefaultParagraphFont"/>
    <w:link w:val="CommentText"/>
    <w:uiPriority w:val="99"/>
    <w:rsid w:val="00FF7249"/>
    <w:rPr>
      <w:rFonts w:ascii="Adobe Clean Light" w:hAnsi="Adobe Clean Light"/>
      <w:sz w:val="20"/>
      <w:szCs w:val="20"/>
      <w:lang w:eastAsia="fr-FR"/>
    </w:rPr>
  </w:style>
  <w:style w:styleId="CommentSubject" w:type="paragraph">
    <w:name w:val="annotation subject"/>
    <w:basedOn w:val="CommentText"/>
    <w:next w:val="CommentText"/>
    <w:link w:val="CommentSubjectChar"/>
    <w:uiPriority w:val="99"/>
    <w:semiHidden/>
    <w:unhideWhenUsed/>
    <w:rsid w:val="00FF7249"/>
    <w:rPr>
      <w:b/>
      <w:bCs/>
    </w:rPr>
  </w:style>
  <w:style w:customStyle="1" w:styleId="CommentSubjectChar" w:type="character">
    <w:name w:val="Comment Subject Char"/>
    <w:basedOn w:val="CommentTextChar"/>
    <w:link w:val="CommentSubject"/>
    <w:uiPriority w:val="99"/>
    <w:semiHidden/>
    <w:rsid w:val="00FF7249"/>
    <w:rPr>
      <w:rFonts w:ascii="Adobe Clean Light" w:hAnsi="Adobe Clean Light"/>
      <w:b/>
      <w:bCs/>
      <w:sz w:val="20"/>
      <w:szCs w:val="20"/>
      <w:lang w:eastAsia="fr-FR"/>
    </w:rPr>
  </w:style>
  <w:style w:styleId="Strong" w:type="character">
    <w:name w:val="Strong"/>
    <w:basedOn w:val="DefaultParagraphFont"/>
    <w:uiPriority w:val="22"/>
    <w:qFormat/>
    <w:rsid w:val="009C7952"/>
    <w:rPr>
      <w:b/>
      <w:bCs/>
    </w:rPr>
  </w:style>
  <w:style w:styleId="TOC3" w:type="paragraph">
    <w:name w:val="toc 3"/>
    <w:basedOn w:val="Normal"/>
    <w:next w:val="Normal"/>
    <w:autoRedefine/>
    <w:uiPriority w:val="39"/>
    <w:unhideWhenUsed/>
    <w:rsid w:val="00EA3DBE"/>
    <w:pPr>
      <w:spacing w:after="100"/>
      <w:ind w:left="440"/>
    </w:pPr>
  </w:style>
  <w:style w:styleId="FollowedHyperlink" w:type="character">
    <w:name w:val="FollowedHyperlink"/>
    <w:basedOn w:val="DefaultParagraphFont"/>
    <w:uiPriority w:val="99"/>
    <w:semiHidden/>
    <w:unhideWhenUsed/>
    <w:rsid w:val="004C7CB1"/>
    <w:rPr>
      <w:color w:themeColor="followedHyperlink" w:val="954F72"/>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39436">
      <w:bodyDiv w:val="1"/>
      <w:marLeft w:val="0"/>
      <w:marRight w:val="0"/>
      <w:marTop w:val="0"/>
      <w:marBottom w:val="0"/>
      <w:divBdr>
        <w:top w:val="none" w:sz="0" w:space="0" w:color="auto"/>
        <w:left w:val="none" w:sz="0" w:space="0" w:color="auto"/>
        <w:bottom w:val="none" w:sz="0" w:space="0" w:color="auto"/>
        <w:right w:val="none" w:sz="0" w:space="0" w:color="auto"/>
      </w:divBdr>
    </w:div>
    <w:div w:id="53041970">
      <w:bodyDiv w:val="1"/>
      <w:marLeft w:val="0"/>
      <w:marRight w:val="0"/>
      <w:marTop w:val="0"/>
      <w:marBottom w:val="0"/>
      <w:divBdr>
        <w:top w:val="none" w:sz="0" w:space="0" w:color="auto"/>
        <w:left w:val="none" w:sz="0" w:space="0" w:color="auto"/>
        <w:bottom w:val="none" w:sz="0" w:space="0" w:color="auto"/>
        <w:right w:val="none" w:sz="0" w:space="0" w:color="auto"/>
      </w:divBdr>
      <w:divsChild>
        <w:div w:id="544802937">
          <w:marLeft w:val="374"/>
          <w:marRight w:val="0"/>
          <w:marTop w:val="0"/>
          <w:marBottom w:val="0"/>
          <w:divBdr>
            <w:top w:val="none" w:sz="0" w:space="0" w:color="auto"/>
            <w:left w:val="none" w:sz="0" w:space="0" w:color="auto"/>
            <w:bottom w:val="none" w:sz="0" w:space="0" w:color="auto"/>
            <w:right w:val="none" w:sz="0" w:space="0" w:color="auto"/>
          </w:divBdr>
        </w:div>
        <w:div w:id="597296270">
          <w:marLeft w:val="374"/>
          <w:marRight w:val="0"/>
          <w:marTop w:val="0"/>
          <w:marBottom w:val="0"/>
          <w:divBdr>
            <w:top w:val="none" w:sz="0" w:space="0" w:color="auto"/>
            <w:left w:val="none" w:sz="0" w:space="0" w:color="auto"/>
            <w:bottom w:val="none" w:sz="0" w:space="0" w:color="auto"/>
            <w:right w:val="none" w:sz="0" w:space="0" w:color="auto"/>
          </w:divBdr>
        </w:div>
      </w:divsChild>
    </w:div>
    <w:div w:id="176189140">
      <w:bodyDiv w:val="1"/>
      <w:marLeft w:val="0"/>
      <w:marRight w:val="0"/>
      <w:marTop w:val="0"/>
      <w:marBottom w:val="0"/>
      <w:divBdr>
        <w:top w:val="none" w:sz="0" w:space="0" w:color="auto"/>
        <w:left w:val="none" w:sz="0" w:space="0" w:color="auto"/>
        <w:bottom w:val="none" w:sz="0" w:space="0" w:color="auto"/>
        <w:right w:val="none" w:sz="0" w:space="0" w:color="auto"/>
      </w:divBdr>
    </w:div>
    <w:div w:id="279923868">
      <w:bodyDiv w:val="1"/>
      <w:marLeft w:val="0"/>
      <w:marRight w:val="0"/>
      <w:marTop w:val="0"/>
      <w:marBottom w:val="0"/>
      <w:divBdr>
        <w:top w:val="none" w:sz="0" w:space="0" w:color="auto"/>
        <w:left w:val="none" w:sz="0" w:space="0" w:color="auto"/>
        <w:bottom w:val="none" w:sz="0" w:space="0" w:color="auto"/>
        <w:right w:val="none" w:sz="0" w:space="0" w:color="auto"/>
      </w:divBdr>
    </w:div>
    <w:div w:id="286199357">
      <w:bodyDiv w:val="1"/>
      <w:marLeft w:val="0"/>
      <w:marRight w:val="0"/>
      <w:marTop w:val="0"/>
      <w:marBottom w:val="0"/>
      <w:divBdr>
        <w:top w:val="none" w:sz="0" w:space="0" w:color="auto"/>
        <w:left w:val="none" w:sz="0" w:space="0" w:color="auto"/>
        <w:bottom w:val="none" w:sz="0" w:space="0" w:color="auto"/>
        <w:right w:val="none" w:sz="0" w:space="0" w:color="auto"/>
      </w:divBdr>
      <w:divsChild>
        <w:div w:id="35206081">
          <w:marLeft w:val="374"/>
          <w:marRight w:val="0"/>
          <w:marTop w:val="0"/>
          <w:marBottom w:val="0"/>
          <w:divBdr>
            <w:top w:val="none" w:sz="0" w:space="0" w:color="auto"/>
            <w:left w:val="none" w:sz="0" w:space="0" w:color="auto"/>
            <w:bottom w:val="none" w:sz="0" w:space="0" w:color="auto"/>
            <w:right w:val="none" w:sz="0" w:space="0" w:color="auto"/>
          </w:divBdr>
        </w:div>
        <w:div w:id="174422209">
          <w:marLeft w:val="374"/>
          <w:marRight w:val="0"/>
          <w:marTop w:val="0"/>
          <w:marBottom w:val="0"/>
          <w:divBdr>
            <w:top w:val="none" w:sz="0" w:space="0" w:color="auto"/>
            <w:left w:val="none" w:sz="0" w:space="0" w:color="auto"/>
            <w:bottom w:val="none" w:sz="0" w:space="0" w:color="auto"/>
            <w:right w:val="none" w:sz="0" w:space="0" w:color="auto"/>
          </w:divBdr>
        </w:div>
        <w:div w:id="1267035811">
          <w:marLeft w:val="374"/>
          <w:marRight w:val="0"/>
          <w:marTop w:val="0"/>
          <w:marBottom w:val="0"/>
          <w:divBdr>
            <w:top w:val="none" w:sz="0" w:space="0" w:color="auto"/>
            <w:left w:val="none" w:sz="0" w:space="0" w:color="auto"/>
            <w:bottom w:val="none" w:sz="0" w:space="0" w:color="auto"/>
            <w:right w:val="none" w:sz="0" w:space="0" w:color="auto"/>
          </w:divBdr>
        </w:div>
      </w:divsChild>
    </w:div>
    <w:div w:id="308560903">
      <w:bodyDiv w:val="1"/>
      <w:marLeft w:val="0"/>
      <w:marRight w:val="0"/>
      <w:marTop w:val="0"/>
      <w:marBottom w:val="0"/>
      <w:divBdr>
        <w:top w:val="none" w:sz="0" w:space="0" w:color="auto"/>
        <w:left w:val="none" w:sz="0" w:space="0" w:color="auto"/>
        <w:bottom w:val="none" w:sz="0" w:space="0" w:color="auto"/>
        <w:right w:val="none" w:sz="0" w:space="0" w:color="auto"/>
      </w:divBdr>
    </w:div>
    <w:div w:id="352195327">
      <w:bodyDiv w:val="1"/>
      <w:marLeft w:val="0"/>
      <w:marRight w:val="0"/>
      <w:marTop w:val="0"/>
      <w:marBottom w:val="0"/>
      <w:divBdr>
        <w:top w:val="none" w:sz="0" w:space="0" w:color="auto"/>
        <w:left w:val="none" w:sz="0" w:space="0" w:color="auto"/>
        <w:bottom w:val="none" w:sz="0" w:space="0" w:color="auto"/>
        <w:right w:val="none" w:sz="0" w:space="0" w:color="auto"/>
      </w:divBdr>
    </w:div>
    <w:div w:id="601257508">
      <w:bodyDiv w:val="1"/>
      <w:marLeft w:val="0"/>
      <w:marRight w:val="0"/>
      <w:marTop w:val="0"/>
      <w:marBottom w:val="0"/>
      <w:divBdr>
        <w:top w:val="none" w:sz="0" w:space="0" w:color="auto"/>
        <w:left w:val="none" w:sz="0" w:space="0" w:color="auto"/>
        <w:bottom w:val="none" w:sz="0" w:space="0" w:color="auto"/>
        <w:right w:val="none" w:sz="0" w:space="0" w:color="auto"/>
      </w:divBdr>
      <w:divsChild>
        <w:div w:id="242687755">
          <w:marLeft w:val="446"/>
          <w:marRight w:val="0"/>
          <w:marTop w:val="0"/>
          <w:marBottom w:val="0"/>
          <w:divBdr>
            <w:top w:val="none" w:sz="0" w:space="0" w:color="auto"/>
            <w:left w:val="none" w:sz="0" w:space="0" w:color="auto"/>
            <w:bottom w:val="none" w:sz="0" w:space="0" w:color="auto"/>
            <w:right w:val="none" w:sz="0" w:space="0" w:color="auto"/>
          </w:divBdr>
        </w:div>
        <w:div w:id="1863469375">
          <w:marLeft w:val="446"/>
          <w:marRight w:val="0"/>
          <w:marTop w:val="0"/>
          <w:marBottom w:val="0"/>
          <w:divBdr>
            <w:top w:val="none" w:sz="0" w:space="0" w:color="auto"/>
            <w:left w:val="none" w:sz="0" w:space="0" w:color="auto"/>
            <w:bottom w:val="none" w:sz="0" w:space="0" w:color="auto"/>
            <w:right w:val="none" w:sz="0" w:space="0" w:color="auto"/>
          </w:divBdr>
        </w:div>
      </w:divsChild>
    </w:div>
    <w:div w:id="727345675">
      <w:bodyDiv w:val="1"/>
      <w:marLeft w:val="0"/>
      <w:marRight w:val="0"/>
      <w:marTop w:val="0"/>
      <w:marBottom w:val="0"/>
      <w:divBdr>
        <w:top w:val="none" w:sz="0" w:space="0" w:color="auto"/>
        <w:left w:val="none" w:sz="0" w:space="0" w:color="auto"/>
        <w:bottom w:val="none" w:sz="0" w:space="0" w:color="auto"/>
        <w:right w:val="none" w:sz="0" w:space="0" w:color="auto"/>
      </w:divBdr>
      <w:divsChild>
        <w:div w:id="908467474">
          <w:marLeft w:val="274"/>
          <w:marRight w:val="0"/>
          <w:marTop w:val="0"/>
          <w:marBottom w:val="0"/>
          <w:divBdr>
            <w:top w:val="none" w:sz="0" w:space="0" w:color="auto"/>
            <w:left w:val="none" w:sz="0" w:space="0" w:color="auto"/>
            <w:bottom w:val="none" w:sz="0" w:space="0" w:color="auto"/>
            <w:right w:val="none" w:sz="0" w:space="0" w:color="auto"/>
          </w:divBdr>
        </w:div>
        <w:div w:id="1016883939">
          <w:marLeft w:val="274"/>
          <w:marRight w:val="0"/>
          <w:marTop w:val="0"/>
          <w:marBottom w:val="0"/>
          <w:divBdr>
            <w:top w:val="none" w:sz="0" w:space="0" w:color="auto"/>
            <w:left w:val="none" w:sz="0" w:space="0" w:color="auto"/>
            <w:bottom w:val="none" w:sz="0" w:space="0" w:color="auto"/>
            <w:right w:val="none" w:sz="0" w:space="0" w:color="auto"/>
          </w:divBdr>
        </w:div>
        <w:div w:id="1024475969">
          <w:marLeft w:val="274"/>
          <w:marRight w:val="0"/>
          <w:marTop w:val="0"/>
          <w:marBottom w:val="0"/>
          <w:divBdr>
            <w:top w:val="none" w:sz="0" w:space="0" w:color="auto"/>
            <w:left w:val="none" w:sz="0" w:space="0" w:color="auto"/>
            <w:bottom w:val="none" w:sz="0" w:space="0" w:color="auto"/>
            <w:right w:val="none" w:sz="0" w:space="0" w:color="auto"/>
          </w:divBdr>
        </w:div>
        <w:div w:id="1233857507">
          <w:marLeft w:val="274"/>
          <w:marRight w:val="0"/>
          <w:marTop w:val="0"/>
          <w:marBottom w:val="0"/>
          <w:divBdr>
            <w:top w:val="none" w:sz="0" w:space="0" w:color="auto"/>
            <w:left w:val="none" w:sz="0" w:space="0" w:color="auto"/>
            <w:bottom w:val="none" w:sz="0" w:space="0" w:color="auto"/>
            <w:right w:val="none" w:sz="0" w:space="0" w:color="auto"/>
          </w:divBdr>
        </w:div>
      </w:divsChild>
    </w:div>
    <w:div w:id="774130938">
      <w:bodyDiv w:val="1"/>
      <w:marLeft w:val="0"/>
      <w:marRight w:val="0"/>
      <w:marTop w:val="0"/>
      <w:marBottom w:val="0"/>
      <w:divBdr>
        <w:top w:val="none" w:sz="0" w:space="0" w:color="auto"/>
        <w:left w:val="none" w:sz="0" w:space="0" w:color="auto"/>
        <w:bottom w:val="none" w:sz="0" w:space="0" w:color="auto"/>
        <w:right w:val="none" w:sz="0" w:space="0" w:color="auto"/>
      </w:divBdr>
    </w:div>
    <w:div w:id="821586431">
      <w:bodyDiv w:val="1"/>
      <w:marLeft w:val="0"/>
      <w:marRight w:val="0"/>
      <w:marTop w:val="0"/>
      <w:marBottom w:val="0"/>
      <w:divBdr>
        <w:top w:val="none" w:sz="0" w:space="0" w:color="auto"/>
        <w:left w:val="none" w:sz="0" w:space="0" w:color="auto"/>
        <w:bottom w:val="none" w:sz="0" w:space="0" w:color="auto"/>
        <w:right w:val="none" w:sz="0" w:space="0" w:color="auto"/>
      </w:divBdr>
    </w:div>
    <w:div w:id="1147236371">
      <w:bodyDiv w:val="1"/>
      <w:marLeft w:val="0"/>
      <w:marRight w:val="0"/>
      <w:marTop w:val="0"/>
      <w:marBottom w:val="0"/>
      <w:divBdr>
        <w:top w:val="none" w:sz="0" w:space="0" w:color="auto"/>
        <w:left w:val="none" w:sz="0" w:space="0" w:color="auto"/>
        <w:bottom w:val="none" w:sz="0" w:space="0" w:color="auto"/>
        <w:right w:val="none" w:sz="0" w:space="0" w:color="auto"/>
      </w:divBdr>
    </w:div>
    <w:div w:id="1223981011">
      <w:bodyDiv w:val="1"/>
      <w:marLeft w:val="0"/>
      <w:marRight w:val="0"/>
      <w:marTop w:val="0"/>
      <w:marBottom w:val="0"/>
      <w:divBdr>
        <w:top w:val="none" w:sz="0" w:space="0" w:color="auto"/>
        <w:left w:val="none" w:sz="0" w:space="0" w:color="auto"/>
        <w:bottom w:val="none" w:sz="0" w:space="0" w:color="auto"/>
        <w:right w:val="none" w:sz="0" w:space="0" w:color="auto"/>
      </w:divBdr>
    </w:div>
    <w:div w:id="1301183103">
      <w:bodyDiv w:val="1"/>
      <w:marLeft w:val="0"/>
      <w:marRight w:val="0"/>
      <w:marTop w:val="0"/>
      <w:marBottom w:val="0"/>
      <w:divBdr>
        <w:top w:val="none" w:sz="0" w:space="0" w:color="auto"/>
        <w:left w:val="none" w:sz="0" w:space="0" w:color="auto"/>
        <w:bottom w:val="none" w:sz="0" w:space="0" w:color="auto"/>
        <w:right w:val="none" w:sz="0" w:space="0" w:color="auto"/>
      </w:divBdr>
      <w:divsChild>
        <w:div w:id="25571870">
          <w:marLeft w:val="374"/>
          <w:marRight w:val="0"/>
          <w:marTop w:val="0"/>
          <w:marBottom w:val="0"/>
          <w:divBdr>
            <w:top w:val="none" w:sz="0" w:space="0" w:color="auto"/>
            <w:left w:val="none" w:sz="0" w:space="0" w:color="auto"/>
            <w:bottom w:val="none" w:sz="0" w:space="0" w:color="auto"/>
            <w:right w:val="none" w:sz="0" w:space="0" w:color="auto"/>
          </w:divBdr>
        </w:div>
        <w:div w:id="1486122938">
          <w:marLeft w:val="374"/>
          <w:marRight w:val="0"/>
          <w:marTop w:val="0"/>
          <w:marBottom w:val="0"/>
          <w:divBdr>
            <w:top w:val="none" w:sz="0" w:space="0" w:color="auto"/>
            <w:left w:val="none" w:sz="0" w:space="0" w:color="auto"/>
            <w:bottom w:val="none" w:sz="0" w:space="0" w:color="auto"/>
            <w:right w:val="none" w:sz="0" w:space="0" w:color="auto"/>
          </w:divBdr>
        </w:div>
      </w:divsChild>
    </w:div>
    <w:div w:id="1440831121">
      <w:bodyDiv w:val="1"/>
      <w:marLeft w:val="0"/>
      <w:marRight w:val="0"/>
      <w:marTop w:val="0"/>
      <w:marBottom w:val="0"/>
      <w:divBdr>
        <w:top w:val="none" w:sz="0" w:space="0" w:color="auto"/>
        <w:left w:val="none" w:sz="0" w:space="0" w:color="auto"/>
        <w:bottom w:val="none" w:sz="0" w:space="0" w:color="auto"/>
        <w:right w:val="none" w:sz="0" w:space="0" w:color="auto"/>
      </w:divBdr>
      <w:divsChild>
        <w:div w:id="42751921">
          <w:marLeft w:val="274"/>
          <w:marRight w:val="0"/>
          <w:marTop w:val="0"/>
          <w:marBottom w:val="0"/>
          <w:divBdr>
            <w:top w:val="none" w:sz="0" w:space="0" w:color="auto"/>
            <w:left w:val="none" w:sz="0" w:space="0" w:color="auto"/>
            <w:bottom w:val="none" w:sz="0" w:space="0" w:color="auto"/>
            <w:right w:val="none" w:sz="0" w:space="0" w:color="auto"/>
          </w:divBdr>
        </w:div>
      </w:divsChild>
    </w:div>
    <w:div w:id="1499612743">
      <w:bodyDiv w:val="1"/>
      <w:marLeft w:val="0"/>
      <w:marRight w:val="0"/>
      <w:marTop w:val="0"/>
      <w:marBottom w:val="0"/>
      <w:divBdr>
        <w:top w:val="none" w:sz="0" w:space="0" w:color="auto"/>
        <w:left w:val="none" w:sz="0" w:space="0" w:color="auto"/>
        <w:bottom w:val="none" w:sz="0" w:space="0" w:color="auto"/>
        <w:right w:val="none" w:sz="0" w:space="0" w:color="auto"/>
      </w:divBdr>
    </w:div>
    <w:div w:id="1529752935">
      <w:bodyDiv w:val="1"/>
      <w:marLeft w:val="0"/>
      <w:marRight w:val="0"/>
      <w:marTop w:val="0"/>
      <w:marBottom w:val="0"/>
      <w:divBdr>
        <w:top w:val="none" w:sz="0" w:space="0" w:color="auto"/>
        <w:left w:val="none" w:sz="0" w:space="0" w:color="auto"/>
        <w:bottom w:val="none" w:sz="0" w:space="0" w:color="auto"/>
        <w:right w:val="none" w:sz="0" w:space="0" w:color="auto"/>
      </w:divBdr>
    </w:div>
    <w:div w:id="1660109420">
      <w:bodyDiv w:val="1"/>
      <w:marLeft w:val="0"/>
      <w:marRight w:val="0"/>
      <w:marTop w:val="0"/>
      <w:marBottom w:val="0"/>
      <w:divBdr>
        <w:top w:val="none" w:sz="0" w:space="0" w:color="auto"/>
        <w:left w:val="none" w:sz="0" w:space="0" w:color="auto"/>
        <w:bottom w:val="none" w:sz="0" w:space="0" w:color="auto"/>
        <w:right w:val="none" w:sz="0" w:space="0" w:color="auto"/>
      </w:divBdr>
    </w:div>
    <w:div w:id="1822303701">
      <w:bodyDiv w:val="1"/>
      <w:marLeft w:val="0"/>
      <w:marRight w:val="0"/>
      <w:marTop w:val="0"/>
      <w:marBottom w:val="0"/>
      <w:divBdr>
        <w:top w:val="none" w:sz="0" w:space="0" w:color="auto"/>
        <w:left w:val="none" w:sz="0" w:space="0" w:color="auto"/>
        <w:bottom w:val="none" w:sz="0" w:space="0" w:color="auto"/>
        <w:right w:val="none" w:sz="0" w:space="0" w:color="auto"/>
      </w:divBdr>
    </w:div>
    <w:div w:id="1959139698">
      <w:bodyDiv w:val="1"/>
      <w:marLeft w:val="0"/>
      <w:marRight w:val="0"/>
      <w:marTop w:val="0"/>
      <w:marBottom w:val="0"/>
      <w:divBdr>
        <w:top w:val="none" w:sz="0" w:space="0" w:color="auto"/>
        <w:left w:val="none" w:sz="0" w:space="0" w:color="auto"/>
        <w:bottom w:val="none" w:sz="0" w:space="0" w:color="auto"/>
        <w:right w:val="none" w:sz="0" w:space="0" w:color="auto"/>
      </w:divBdr>
      <w:divsChild>
        <w:div w:id="594215384">
          <w:marLeft w:val="374"/>
          <w:marRight w:val="0"/>
          <w:marTop w:val="0"/>
          <w:marBottom w:val="0"/>
          <w:divBdr>
            <w:top w:val="none" w:sz="0" w:space="0" w:color="auto"/>
            <w:left w:val="none" w:sz="0" w:space="0" w:color="auto"/>
            <w:bottom w:val="none" w:sz="0" w:space="0" w:color="auto"/>
            <w:right w:val="none" w:sz="0" w:space="0" w:color="auto"/>
          </w:divBdr>
        </w:div>
        <w:div w:id="648285485">
          <w:marLeft w:val="374"/>
          <w:marRight w:val="0"/>
          <w:marTop w:val="0"/>
          <w:marBottom w:val="0"/>
          <w:divBdr>
            <w:top w:val="none" w:sz="0" w:space="0" w:color="auto"/>
            <w:left w:val="none" w:sz="0" w:space="0" w:color="auto"/>
            <w:bottom w:val="none" w:sz="0" w:space="0" w:color="auto"/>
            <w:right w:val="none" w:sz="0" w:space="0" w:color="auto"/>
          </w:divBdr>
        </w:div>
        <w:div w:id="825701843">
          <w:marLeft w:val="374"/>
          <w:marRight w:val="0"/>
          <w:marTop w:val="0"/>
          <w:marBottom w:val="0"/>
          <w:divBdr>
            <w:top w:val="none" w:sz="0" w:space="0" w:color="auto"/>
            <w:left w:val="none" w:sz="0" w:space="0" w:color="auto"/>
            <w:bottom w:val="none" w:sz="0" w:space="0" w:color="auto"/>
            <w:right w:val="none" w:sz="0" w:space="0" w:color="auto"/>
          </w:divBdr>
        </w:div>
        <w:div w:id="1168709029">
          <w:marLeft w:val="374"/>
          <w:marRight w:val="0"/>
          <w:marTop w:val="0"/>
          <w:marBottom w:val="0"/>
          <w:divBdr>
            <w:top w:val="none" w:sz="0" w:space="0" w:color="auto"/>
            <w:left w:val="none" w:sz="0" w:space="0" w:color="auto"/>
            <w:bottom w:val="none" w:sz="0" w:space="0" w:color="auto"/>
            <w:right w:val="none" w:sz="0" w:space="0" w:color="auto"/>
          </w:divBdr>
        </w:div>
        <w:div w:id="1535927903">
          <w:marLeft w:val="374"/>
          <w:marRight w:val="0"/>
          <w:marTop w:val="0"/>
          <w:marBottom w:val="0"/>
          <w:divBdr>
            <w:top w:val="none" w:sz="0" w:space="0" w:color="auto"/>
            <w:left w:val="none" w:sz="0" w:space="0" w:color="auto"/>
            <w:bottom w:val="none" w:sz="0" w:space="0" w:color="auto"/>
            <w:right w:val="none" w:sz="0" w:space="0" w:color="auto"/>
          </w:divBdr>
        </w:div>
        <w:div w:id="1619069199">
          <w:marLeft w:val="374"/>
          <w:marRight w:val="0"/>
          <w:marTop w:val="0"/>
          <w:marBottom w:val="0"/>
          <w:divBdr>
            <w:top w:val="none" w:sz="0" w:space="0" w:color="auto"/>
            <w:left w:val="none" w:sz="0" w:space="0" w:color="auto"/>
            <w:bottom w:val="none" w:sz="0" w:space="0" w:color="auto"/>
            <w:right w:val="none" w:sz="0" w:space="0" w:color="auto"/>
          </w:divBdr>
        </w:div>
        <w:div w:id="1712879838">
          <w:marLeft w:val="374"/>
          <w:marRight w:val="0"/>
          <w:marTop w:val="0"/>
          <w:marBottom w:val="0"/>
          <w:divBdr>
            <w:top w:val="none" w:sz="0" w:space="0" w:color="auto"/>
            <w:left w:val="none" w:sz="0" w:space="0" w:color="auto"/>
            <w:bottom w:val="none" w:sz="0" w:space="0" w:color="auto"/>
            <w:right w:val="none" w:sz="0" w:space="0" w:color="auto"/>
          </w:divBdr>
        </w:div>
        <w:div w:id="1997370682">
          <w:marLeft w:val="374"/>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allowPNG/>
</w: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13" Target="media/image3.png" Type="http://schemas.openxmlformats.org/officeDocument/2006/relationships/image" /><Relationship Id="rId18" Target="media/image7.png" Type="http://schemas.openxmlformats.org/officeDocument/2006/relationships/image" /><Relationship Id="rId12" Target="media/image2.emf" Type="http://schemas.openxmlformats.org/officeDocument/2006/relationships/image" /><Relationship Id="rId17" Target="media/image6.png" Type="http://schemas.openxmlformats.org/officeDocument/2006/relationships/image" /><Relationship Id="rId29" Target="footer1.xml" Type="http://schemas.openxmlformats.org/officeDocument/2006/relationships/footer" /><Relationship Id="rId15" Target="media/image5.png" Type="http://schemas.openxmlformats.org/officeDocument/2006/relationships/image" /><Relationship Id="rId28" Target="header1.xml" Type="http://schemas.openxmlformats.org/officeDocument/2006/relationships/header" /><Relationship Id="rId10" Target="media/image1.png" Type="http://schemas.openxmlformats.org/officeDocument/2006/relationships/image" /><Relationship Id="rId19" Target="media/image8.png" Type="http://schemas.openxmlformats.org/officeDocument/2006/relationships/image" /><Relationship Id="rId31" Target="footer3.xml" Type="http://schemas.openxmlformats.org/officeDocument/2006/relationships/footer" /><Relationship Id="rId14" Target="media/image4.png" Type="http://schemas.openxmlformats.org/officeDocument/2006/relationships/image" /><Relationship Id="rId30" Target="footer2.xml" Type="http://schemas.openxmlformats.org/officeDocument/2006/relationships/footer" /><Relationship Type="http://schemas.openxmlformats.org/officeDocument/2006/relationships/hyperlink" Id="rId87" Target="https://developer.mozilla.org/en-US/docs/Web/CSS/Using_CSS_custom_properties" TargetMode="External" /><Relationship Type="http://schemas.openxmlformats.org/officeDocument/2006/relationships/hyperlink" Id="rId81" Target="https://discordapp.com/invite/aem" TargetMode="External" /><Relationship Type="http://schemas.openxmlformats.org/officeDocument/2006/relationships/hyperlink" Id="rId79" Target="https://github.com/acs-ui/eds-multi-brand" TargetMode="External" /><Relationship Type="http://schemas.openxmlformats.org/officeDocument/2006/relationships/hyperlink" Id="rId80" Target="https://github.com/acs-ui/eds-multi-brand/docs" TargetMode="External" /><Relationship Type="http://schemas.openxmlformats.org/officeDocument/2006/relationships/hyperlink" Id="rId85" Target="https://github.com/adobe/aem-boilerplate" TargetMode="External" /><Relationship Type="http://schemas.openxmlformats.org/officeDocument/2006/relationships/hyperlink" Id="rId83" Target="https://github.com/adobe/helix-cli" TargetMode="External" /><Relationship Type="http://schemas.openxmlformats.org/officeDocument/2006/relationships/hyperlink" Id="rId84" Target="https://github.com/apps/aem-code-sync" TargetMode="External" /><Relationship Type="http://schemas.openxmlformats.org/officeDocument/2006/relationships/hyperlink" Id="rId90" Target="https://micro-frontends.org/" TargetMode="External" /><Relationship Type="http://schemas.openxmlformats.org/officeDocument/2006/relationships/hyperlink" Id="rId75" Target="https://www.aem.live/developer/anatomy-of-a-project" TargetMode="External" /><Relationship Type="http://schemas.openxmlformats.org/officeDocument/2006/relationships/hyperlink" Id="rId76" Target="https://www.aem.live/developer/keeping-it-100" TargetMode="External" /><Relationship Type="http://schemas.openxmlformats.org/officeDocument/2006/relationships/hyperlink" Id="rId77" Target="https://www.aem.live/developer/markup-sections-blocks" TargetMode="External" /><Relationship Type="http://schemas.openxmlformats.org/officeDocument/2006/relationships/hyperlink" Id="rId74" Target="https://www.aem.live/developer/tutorial" TargetMode="External" /><Relationship Type="http://schemas.openxmlformats.org/officeDocument/2006/relationships/hyperlink" Id="rId73" Target="https://www.aem.live/docs/" TargetMode="External" /><Relationship Type="http://schemas.openxmlformats.org/officeDocument/2006/relationships/hyperlink" Id="rId88" Target="https://www.componentdriven.org/" TargetMode="External" /><Relationship Type="http://schemas.openxmlformats.org/officeDocument/2006/relationships/hyperlink" Id="rId89" Target="https://www.designsystems.com/" TargetMode="External" /></Relationships>
</file>

<file path=word/_rels/footnotes.xml.rels><?xml version="1.0" encoding="UTF-8"?><Relationships xmlns="http://schemas.openxmlformats.org/package/2006/relationships"><Relationship Type="http://schemas.openxmlformats.org/officeDocument/2006/relationships/hyperlink" Id="rId87" Target="https://developer.mozilla.org/en-US/docs/Web/CSS/Using_CSS_custom_properties" TargetMode="External" /><Relationship Type="http://schemas.openxmlformats.org/officeDocument/2006/relationships/hyperlink" Id="rId81" Target="https://discordapp.com/invite/aem" TargetMode="External" /><Relationship Type="http://schemas.openxmlformats.org/officeDocument/2006/relationships/hyperlink" Id="rId79" Target="https://github.com/acs-ui/eds-multi-brand" TargetMode="External" /><Relationship Type="http://schemas.openxmlformats.org/officeDocument/2006/relationships/hyperlink" Id="rId80" Target="https://github.com/acs-ui/eds-multi-brand/docs" TargetMode="External" /><Relationship Type="http://schemas.openxmlformats.org/officeDocument/2006/relationships/hyperlink" Id="rId85" Target="https://github.com/adobe/aem-boilerplate" TargetMode="External" /><Relationship Type="http://schemas.openxmlformats.org/officeDocument/2006/relationships/hyperlink" Id="rId83" Target="https://github.com/adobe/helix-cli" TargetMode="External" /><Relationship Type="http://schemas.openxmlformats.org/officeDocument/2006/relationships/hyperlink" Id="rId84" Target="https://github.com/apps/aem-code-sync" TargetMode="External" /><Relationship Type="http://schemas.openxmlformats.org/officeDocument/2006/relationships/hyperlink" Id="rId90" Target="https://micro-frontends.org/" TargetMode="External" /><Relationship Type="http://schemas.openxmlformats.org/officeDocument/2006/relationships/hyperlink" Id="rId75" Target="https://www.aem.live/developer/anatomy-of-a-project" TargetMode="External" /><Relationship Type="http://schemas.openxmlformats.org/officeDocument/2006/relationships/hyperlink" Id="rId76" Target="https://www.aem.live/developer/keeping-it-100" TargetMode="External" /><Relationship Type="http://schemas.openxmlformats.org/officeDocument/2006/relationships/hyperlink" Id="rId77" Target="https://www.aem.live/developer/markup-sections-blocks" TargetMode="External" /><Relationship Type="http://schemas.openxmlformats.org/officeDocument/2006/relationships/hyperlink" Id="rId74" Target="https://www.aem.live/developer/tutorial" TargetMode="External" /><Relationship Type="http://schemas.openxmlformats.org/officeDocument/2006/relationships/hyperlink" Id="rId73" Target="https://www.aem.live/docs/" TargetMode="External" /><Relationship Type="http://schemas.openxmlformats.org/officeDocument/2006/relationships/hyperlink" Id="rId88" Target="https://www.componentdriven.org/" TargetMode="External" /><Relationship Type="http://schemas.openxmlformats.org/officeDocument/2006/relationships/hyperlink" Id="rId89" Target="https://www.designsystem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3386</Words>
  <Characters>19306</Characters>
  <Application>Microsoft Office Word</Application>
  <DocSecurity>0</DocSecurity>
  <Lines>160</Lines>
  <Paragraphs>45</Paragraphs>
  <ScaleCrop>false</ScaleCrop>
  <Company/>
  <LinksUpToDate>false</LinksUpToDate>
  <CharactersWithSpaces>22647</CharactersWithSpaces>
  <SharedDoc>false</SharedDoc>
  <HLinks>
    <vt:vector size="246" baseType="variant">
      <vt:variant>
        <vt:i4>1376276</vt:i4>
      </vt:variant>
      <vt:variant>
        <vt:i4>222</vt:i4>
      </vt:variant>
      <vt:variant>
        <vt:i4>0</vt:i4>
      </vt:variant>
      <vt:variant>
        <vt:i4>5</vt:i4>
      </vt:variant>
      <vt:variant>
        <vt:lpwstr>https://dev.to/damikun/web-app-security-understanding-the-meaning-of-the-bff-pattern-i85</vt:lpwstr>
      </vt:variant>
      <vt:variant>
        <vt:lpwstr/>
      </vt:variant>
      <vt:variant>
        <vt:i4>5242892</vt:i4>
      </vt:variant>
      <vt:variant>
        <vt:i4>219</vt:i4>
      </vt:variant>
      <vt:variant>
        <vt:i4>0</vt:i4>
      </vt:variant>
      <vt:variant>
        <vt:i4>5</vt:i4>
      </vt:variant>
      <vt:variant>
        <vt:lpwstr>https://jscrambler.com/blog/web-workers-and-the-threads-that-bind-us</vt:lpwstr>
      </vt:variant>
      <vt:variant>
        <vt:lpwstr/>
      </vt:variant>
      <vt:variant>
        <vt:i4>4390934</vt:i4>
      </vt:variant>
      <vt:variant>
        <vt:i4>216</vt:i4>
      </vt:variant>
      <vt:variant>
        <vt:i4>0</vt:i4>
      </vt:variant>
      <vt:variant>
        <vt:i4>5</vt:i4>
      </vt:variant>
      <vt:variant>
        <vt:lpwstr>https://www.sitepoint.com/a-beginners-guide-to-the-micro-front-end-architecture/</vt:lpwstr>
      </vt:variant>
      <vt:variant>
        <vt:lpwstr/>
      </vt:variant>
      <vt:variant>
        <vt:i4>1179731</vt:i4>
      </vt:variant>
      <vt:variant>
        <vt:i4>213</vt:i4>
      </vt:variant>
      <vt:variant>
        <vt:i4>0</vt:i4>
      </vt:variant>
      <vt:variant>
        <vt:i4>5</vt:i4>
      </vt:variant>
      <vt:variant>
        <vt:lpwstr>https://www.simform.com/blog/micro-frontend-architecture/</vt:lpwstr>
      </vt:variant>
      <vt:variant>
        <vt:lpwstr/>
      </vt:variant>
      <vt:variant>
        <vt:i4>7274539</vt:i4>
      </vt:variant>
      <vt:variant>
        <vt:i4>210</vt:i4>
      </vt:variant>
      <vt:variant>
        <vt:i4>0</vt:i4>
      </vt:variant>
      <vt:variant>
        <vt:i4>5</vt:i4>
      </vt:variant>
      <vt:variant>
        <vt:lpwstr>https://www.mindinventory.com/blog/micro-frontend-architecture/</vt:lpwstr>
      </vt:variant>
      <vt:variant>
        <vt:lpwstr/>
      </vt:variant>
      <vt:variant>
        <vt:i4>1376276</vt:i4>
      </vt:variant>
      <vt:variant>
        <vt:i4>207</vt:i4>
      </vt:variant>
      <vt:variant>
        <vt:i4>0</vt:i4>
      </vt:variant>
      <vt:variant>
        <vt:i4>5</vt:i4>
      </vt:variant>
      <vt:variant>
        <vt:lpwstr>https://dev.to/damikun/web-app-security-understanding-the-meaning-of-the-bff-pattern-i85</vt:lpwstr>
      </vt:variant>
      <vt:variant>
        <vt:lpwstr/>
      </vt:variant>
      <vt:variant>
        <vt:i4>5242892</vt:i4>
      </vt:variant>
      <vt:variant>
        <vt:i4>204</vt:i4>
      </vt:variant>
      <vt:variant>
        <vt:i4>0</vt:i4>
      </vt:variant>
      <vt:variant>
        <vt:i4>5</vt:i4>
      </vt:variant>
      <vt:variant>
        <vt:lpwstr>https://jscrambler.com/blog/web-workers-and-the-threads-that-bind-us</vt:lpwstr>
      </vt:variant>
      <vt:variant>
        <vt:lpwstr/>
      </vt:variant>
      <vt:variant>
        <vt:i4>7274539</vt:i4>
      </vt:variant>
      <vt:variant>
        <vt:i4>201</vt:i4>
      </vt:variant>
      <vt:variant>
        <vt:i4>0</vt:i4>
      </vt:variant>
      <vt:variant>
        <vt:i4>5</vt:i4>
      </vt:variant>
      <vt:variant>
        <vt:lpwstr>https://www.mindinventory.com/blog/micro-frontend-architecture/</vt:lpwstr>
      </vt:variant>
      <vt:variant>
        <vt:lpwstr/>
      </vt:variant>
      <vt:variant>
        <vt:i4>1245244</vt:i4>
      </vt:variant>
      <vt:variant>
        <vt:i4>194</vt:i4>
      </vt:variant>
      <vt:variant>
        <vt:i4>0</vt:i4>
      </vt:variant>
      <vt:variant>
        <vt:i4>5</vt:i4>
      </vt:variant>
      <vt:variant>
        <vt:lpwstr/>
      </vt:variant>
      <vt:variant>
        <vt:lpwstr>_Toc141784436</vt:lpwstr>
      </vt:variant>
      <vt:variant>
        <vt:i4>1245244</vt:i4>
      </vt:variant>
      <vt:variant>
        <vt:i4>188</vt:i4>
      </vt:variant>
      <vt:variant>
        <vt:i4>0</vt:i4>
      </vt:variant>
      <vt:variant>
        <vt:i4>5</vt:i4>
      </vt:variant>
      <vt:variant>
        <vt:lpwstr/>
      </vt:variant>
      <vt:variant>
        <vt:lpwstr>_Toc141784435</vt:lpwstr>
      </vt:variant>
      <vt:variant>
        <vt:i4>1245244</vt:i4>
      </vt:variant>
      <vt:variant>
        <vt:i4>182</vt:i4>
      </vt:variant>
      <vt:variant>
        <vt:i4>0</vt:i4>
      </vt:variant>
      <vt:variant>
        <vt:i4>5</vt:i4>
      </vt:variant>
      <vt:variant>
        <vt:lpwstr/>
      </vt:variant>
      <vt:variant>
        <vt:lpwstr>_Toc141784434</vt:lpwstr>
      </vt:variant>
      <vt:variant>
        <vt:i4>1245244</vt:i4>
      </vt:variant>
      <vt:variant>
        <vt:i4>176</vt:i4>
      </vt:variant>
      <vt:variant>
        <vt:i4>0</vt:i4>
      </vt:variant>
      <vt:variant>
        <vt:i4>5</vt:i4>
      </vt:variant>
      <vt:variant>
        <vt:lpwstr/>
      </vt:variant>
      <vt:variant>
        <vt:lpwstr>_Toc141784433</vt:lpwstr>
      </vt:variant>
      <vt:variant>
        <vt:i4>1245244</vt:i4>
      </vt:variant>
      <vt:variant>
        <vt:i4>170</vt:i4>
      </vt:variant>
      <vt:variant>
        <vt:i4>0</vt:i4>
      </vt:variant>
      <vt:variant>
        <vt:i4>5</vt:i4>
      </vt:variant>
      <vt:variant>
        <vt:lpwstr/>
      </vt:variant>
      <vt:variant>
        <vt:lpwstr>_Toc141784432</vt:lpwstr>
      </vt:variant>
      <vt:variant>
        <vt:i4>1245244</vt:i4>
      </vt:variant>
      <vt:variant>
        <vt:i4>164</vt:i4>
      </vt:variant>
      <vt:variant>
        <vt:i4>0</vt:i4>
      </vt:variant>
      <vt:variant>
        <vt:i4>5</vt:i4>
      </vt:variant>
      <vt:variant>
        <vt:lpwstr/>
      </vt:variant>
      <vt:variant>
        <vt:lpwstr>_Toc141784431</vt:lpwstr>
      </vt:variant>
      <vt:variant>
        <vt:i4>1245244</vt:i4>
      </vt:variant>
      <vt:variant>
        <vt:i4>158</vt:i4>
      </vt:variant>
      <vt:variant>
        <vt:i4>0</vt:i4>
      </vt:variant>
      <vt:variant>
        <vt:i4>5</vt:i4>
      </vt:variant>
      <vt:variant>
        <vt:lpwstr/>
      </vt:variant>
      <vt:variant>
        <vt:lpwstr>_Toc141784430</vt:lpwstr>
      </vt:variant>
      <vt:variant>
        <vt:i4>1179708</vt:i4>
      </vt:variant>
      <vt:variant>
        <vt:i4>152</vt:i4>
      </vt:variant>
      <vt:variant>
        <vt:i4>0</vt:i4>
      </vt:variant>
      <vt:variant>
        <vt:i4>5</vt:i4>
      </vt:variant>
      <vt:variant>
        <vt:lpwstr/>
      </vt:variant>
      <vt:variant>
        <vt:lpwstr>_Toc141784429</vt:lpwstr>
      </vt:variant>
      <vt:variant>
        <vt:i4>1179708</vt:i4>
      </vt:variant>
      <vt:variant>
        <vt:i4>146</vt:i4>
      </vt:variant>
      <vt:variant>
        <vt:i4>0</vt:i4>
      </vt:variant>
      <vt:variant>
        <vt:i4>5</vt:i4>
      </vt:variant>
      <vt:variant>
        <vt:lpwstr/>
      </vt:variant>
      <vt:variant>
        <vt:lpwstr>_Toc141784428</vt:lpwstr>
      </vt:variant>
      <vt:variant>
        <vt:i4>1179708</vt:i4>
      </vt:variant>
      <vt:variant>
        <vt:i4>140</vt:i4>
      </vt:variant>
      <vt:variant>
        <vt:i4>0</vt:i4>
      </vt:variant>
      <vt:variant>
        <vt:i4>5</vt:i4>
      </vt:variant>
      <vt:variant>
        <vt:lpwstr/>
      </vt:variant>
      <vt:variant>
        <vt:lpwstr>_Toc141784427</vt:lpwstr>
      </vt:variant>
      <vt:variant>
        <vt:i4>1179708</vt:i4>
      </vt:variant>
      <vt:variant>
        <vt:i4>134</vt:i4>
      </vt:variant>
      <vt:variant>
        <vt:i4>0</vt:i4>
      </vt:variant>
      <vt:variant>
        <vt:i4>5</vt:i4>
      </vt:variant>
      <vt:variant>
        <vt:lpwstr/>
      </vt:variant>
      <vt:variant>
        <vt:lpwstr>_Toc141784426</vt:lpwstr>
      </vt:variant>
      <vt:variant>
        <vt:i4>1179708</vt:i4>
      </vt:variant>
      <vt:variant>
        <vt:i4>128</vt:i4>
      </vt:variant>
      <vt:variant>
        <vt:i4>0</vt:i4>
      </vt:variant>
      <vt:variant>
        <vt:i4>5</vt:i4>
      </vt:variant>
      <vt:variant>
        <vt:lpwstr/>
      </vt:variant>
      <vt:variant>
        <vt:lpwstr>_Toc141784425</vt:lpwstr>
      </vt:variant>
      <vt:variant>
        <vt:i4>1179708</vt:i4>
      </vt:variant>
      <vt:variant>
        <vt:i4>122</vt:i4>
      </vt:variant>
      <vt:variant>
        <vt:i4>0</vt:i4>
      </vt:variant>
      <vt:variant>
        <vt:i4>5</vt:i4>
      </vt:variant>
      <vt:variant>
        <vt:lpwstr/>
      </vt:variant>
      <vt:variant>
        <vt:lpwstr>_Toc141784424</vt:lpwstr>
      </vt:variant>
      <vt:variant>
        <vt:i4>1179708</vt:i4>
      </vt:variant>
      <vt:variant>
        <vt:i4>116</vt:i4>
      </vt:variant>
      <vt:variant>
        <vt:i4>0</vt:i4>
      </vt:variant>
      <vt:variant>
        <vt:i4>5</vt:i4>
      </vt:variant>
      <vt:variant>
        <vt:lpwstr/>
      </vt:variant>
      <vt:variant>
        <vt:lpwstr>_Toc141784423</vt:lpwstr>
      </vt:variant>
      <vt:variant>
        <vt:i4>1179708</vt:i4>
      </vt:variant>
      <vt:variant>
        <vt:i4>110</vt:i4>
      </vt:variant>
      <vt:variant>
        <vt:i4>0</vt:i4>
      </vt:variant>
      <vt:variant>
        <vt:i4>5</vt:i4>
      </vt:variant>
      <vt:variant>
        <vt:lpwstr/>
      </vt:variant>
      <vt:variant>
        <vt:lpwstr>_Toc141784422</vt:lpwstr>
      </vt:variant>
      <vt:variant>
        <vt:i4>1179708</vt:i4>
      </vt:variant>
      <vt:variant>
        <vt:i4>104</vt:i4>
      </vt:variant>
      <vt:variant>
        <vt:i4>0</vt:i4>
      </vt:variant>
      <vt:variant>
        <vt:i4>5</vt:i4>
      </vt:variant>
      <vt:variant>
        <vt:lpwstr/>
      </vt:variant>
      <vt:variant>
        <vt:lpwstr>_Toc141784421</vt:lpwstr>
      </vt:variant>
      <vt:variant>
        <vt:i4>1179708</vt:i4>
      </vt:variant>
      <vt:variant>
        <vt:i4>98</vt:i4>
      </vt:variant>
      <vt:variant>
        <vt:i4>0</vt:i4>
      </vt:variant>
      <vt:variant>
        <vt:i4>5</vt:i4>
      </vt:variant>
      <vt:variant>
        <vt:lpwstr/>
      </vt:variant>
      <vt:variant>
        <vt:lpwstr>_Toc141784420</vt:lpwstr>
      </vt:variant>
      <vt:variant>
        <vt:i4>1114172</vt:i4>
      </vt:variant>
      <vt:variant>
        <vt:i4>92</vt:i4>
      </vt:variant>
      <vt:variant>
        <vt:i4>0</vt:i4>
      </vt:variant>
      <vt:variant>
        <vt:i4>5</vt:i4>
      </vt:variant>
      <vt:variant>
        <vt:lpwstr/>
      </vt:variant>
      <vt:variant>
        <vt:lpwstr>_Toc141784419</vt:lpwstr>
      </vt:variant>
      <vt:variant>
        <vt:i4>1114172</vt:i4>
      </vt:variant>
      <vt:variant>
        <vt:i4>86</vt:i4>
      </vt:variant>
      <vt:variant>
        <vt:i4>0</vt:i4>
      </vt:variant>
      <vt:variant>
        <vt:i4>5</vt:i4>
      </vt:variant>
      <vt:variant>
        <vt:lpwstr/>
      </vt:variant>
      <vt:variant>
        <vt:lpwstr>_Toc141784418</vt:lpwstr>
      </vt:variant>
      <vt:variant>
        <vt:i4>1114172</vt:i4>
      </vt:variant>
      <vt:variant>
        <vt:i4>80</vt:i4>
      </vt:variant>
      <vt:variant>
        <vt:i4>0</vt:i4>
      </vt:variant>
      <vt:variant>
        <vt:i4>5</vt:i4>
      </vt:variant>
      <vt:variant>
        <vt:lpwstr/>
      </vt:variant>
      <vt:variant>
        <vt:lpwstr>_Toc141784417</vt:lpwstr>
      </vt:variant>
      <vt:variant>
        <vt:i4>1114172</vt:i4>
      </vt:variant>
      <vt:variant>
        <vt:i4>74</vt:i4>
      </vt:variant>
      <vt:variant>
        <vt:i4>0</vt:i4>
      </vt:variant>
      <vt:variant>
        <vt:i4>5</vt:i4>
      </vt:variant>
      <vt:variant>
        <vt:lpwstr/>
      </vt:variant>
      <vt:variant>
        <vt:lpwstr>_Toc141784416</vt:lpwstr>
      </vt:variant>
      <vt:variant>
        <vt:i4>1114172</vt:i4>
      </vt:variant>
      <vt:variant>
        <vt:i4>68</vt:i4>
      </vt:variant>
      <vt:variant>
        <vt:i4>0</vt:i4>
      </vt:variant>
      <vt:variant>
        <vt:i4>5</vt:i4>
      </vt:variant>
      <vt:variant>
        <vt:lpwstr/>
      </vt:variant>
      <vt:variant>
        <vt:lpwstr>_Toc141784415</vt:lpwstr>
      </vt:variant>
      <vt:variant>
        <vt:i4>1114172</vt:i4>
      </vt:variant>
      <vt:variant>
        <vt:i4>62</vt:i4>
      </vt:variant>
      <vt:variant>
        <vt:i4>0</vt:i4>
      </vt:variant>
      <vt:variant>
        <vt:i4>5</vt:i4>
      </vt:variant>
      <vt:variant>
        <vt:lpwstr/>
      </vt:variant>
      <vt:variant>
        <vt:lpwstr>_Toc141784414</vt:lpwstr>
      </vt:variant>
      <vt:variant>
        <vt:i4>1114172</vt:i4>
      </vt:variant>
      <vt:variant>
        <vt:i4>56</vt:i4>
      </vt:variant>
      <vt:variant>
        <vt:i4>0</vt:i4>
      </vt:variant>
      <vt:variant>
        <vt:i4>5</vt:i4>
      </vt:variant>
      <vt:variant>
        <vt:lpwstr/>
      </vt:variant>
      <vt:variant>
        <vt:lpwstr>_Toc141784413</vt:lpwstr>
      </vt:variant>
      <vt:variant>
        <vt:i4>1114172</vt:i4>
      </vt:variant>
      <vt:variant>
        <vt:i4>50</vt:i4>
      </vt:variant>
      <vt:variant>
        <vt:i4>0</vt:i4>
      </vt:variant>
      <vt:variant>
        <vt:i4>5</vt:i4>
      </vt:variant>
      <vt:variant>
        <vt:lpwstr/>
      </vt:variant>
      <vt:variant>
        <vt:lpwstr>_Toc141784412</vt:lpwstr>
      </vt:variant>
      <vt:variant>
        <vt:i4>1114172</vt:i4>
      </vt:variant>
      <vt:variant>
        <vt:i4>44</vt:i4>
      </vt:variant>
      <vt:variant>
        <vt:i4>0</vt:i4>
      </vt:variant>
      <vt:variant>
        <vt:i4>5</vt:i4>
      </vt:variant>
      <vt:variant>
        <vt:lpwstr/>
      </vt:variant>
      <vt:variant>
        <vt:lpwstr>_Toc141784411</vt:lpwstr>
      </vt:variant>
      <vt:variant>
        <vt:i4>1114172</vt:i4>
      </vt:variant>
      <vt:variant>
        <vt:i4>38</vt:i4>
      </vt:variant>
      <vt:variant>
        <vt:i4>0</vt:i4>
      </vt:variant>
      <vt:variant>
        <vt:i4>5</vt:i4>
      </vt:variant>
      <vt:variant>
        <vt:lpwstr/>
      </vt:variant>
      <vt:variant>
        <vt:lpwstr>_Toc141784410</vt:lpwstr>
      </vt:variant>
      <vt:variant>
        <vt:i4>1048636</vt:i4>
      </vt:variant>
      <vt:variant>
        <vt:i4>32</vt:i4>
      </vt:variant>
      <vt:variant>
        <vt:i4>0</vt:i4>
      </vt:variant>
      <vt:variant>
        <vt:i4>5</vt:i4>
      </vt:variant>
      <vt:variant>
        <vt:lpwstr/>
      </vt:variant>
      <vt:variant>
        <vt:lpwstr>_Toc141784409</vt:lpwstr>
      </vt:variant>
      <vt:variant>
        <vt:i4>1048636</vt:i4>
      </vt:variant>
      <vt:variant>
        <vt:i4>26</vt:i4>
      </vt:variant>
      <vt:variant>
        <vt:i4>0</vt:i4>
      </vt:variant>
      <vt:variant>
        <vt:i4>5</vt:i4>
      </vt:variant>
      <vt:variant>
        <vt:lpwstr/>
      </vt:variant>
      <vt:variant>
        <vt:lpwstr>_Toc141784408</vt:lpwstr>
      </vt:variant>
      <vt:variant>
        <vt:i4>1048636</vt:i4>
      </vt:variant>
      <vt:variant>
        <vt:i4>20</vt:i4>
      </vt:variant>
      <vt:variant>
        <vt:i4>0</vt:i4>
      </vt:variant>
      <vt:variant>
        <vt:i4>5</vt:i4>
      </vt:variant>
      <vt:variant>
        <vt:lpwstr/>
      </vt:variant>
      <vt:variant>
        <vt:lpwstr>_Toc141784407</vt:lpwstr>
      </vt:variant>
      <vt:variant>
        <vt:i4>1048636</vt:i4>
      </vt:variant>
      <vt:variant>
        <vt:i4>14</vt:i4>
      </vt:variant>
      <vt:variant>
        <vt:i4>0</vt:i4>
      </vt:variant>
      <vt:variant>
        <vt:i4>5</vt:i4>
      </vt:variant>
      <vt:variant>
        <vt:lpwstr/>
      </vt:variant>
      <vt:variant>
        <vt:lpwstr>_Toc141784406</vt:lpwstr>
      </vt:variant>
      <vt:variant>
        <vt:i4>1048636</vt:i4>
      </vt:variant>
      <vt:variant>
        <vt:i4>8</vt:i4>
      </vt:variant>
      <vt:variant>
        <vt:i4>0</vt:i4>
      </vt:variant>
      <vt:variant>
        <vt:i4>5</vt:i4>
      </vt:variant>
      <vt:variant>
        <vt:lpwstr/>
      </vt:variant>
      <vt:variant>
        <vt:lpwstr>_Toc141784405</vt:lpwstr>
      </vt:variant>
      <vt:variant>
        <vt:i4>1048636</vt:i4>
      </vt:variant>
      <vt:variant>
        <vt:i4>2</vt:i4>
      </vt:variant>
      <vt:variant>
        <vt:i4>0</vt:i4>
      </vt:variant>
      <vt:variant>
        <vt:i4>5</vt:i4>
      </vt:variant>
      <vt:variant>
        <vt:lpwstr/>
      </vt:variant>
      <vt:variant>
        <vt:lpwstr>_Toc141784404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2025-07-15T07:46:54Z</dcterms:created>
  <dcterms:modified xsi:type="dcterms:W3CDTF">2025-07-15T07:46:54Z</dcterms:modified>
</cp:coreProperties>
</file>

<file path=docProps/custom.xml><?xml version="1.0" encoding="utf-8"?>
<Properties xmlns="http://schemas.openxmlformats.org/officeDocument/2006/custom-properties" xmlns:vt="http://schemas.openxmlformats.org/officeDocument/2006/docPropsVTypes"/>
</file>